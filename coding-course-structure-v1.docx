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ellenraster"/>
        <w:tblW w:w="0" w:type="auto"/>
        <w:tblInd w:w="-95" w:type="dxa"/>
        <w:tblLook w:val="04A0" w:firstRow="1" w:lastRow="0" w:firstColumn="1" w:lastColumn="0" w:noHBand="0" w:noVBand="1"/>
      </w:tblPr>
      <w:tblGrid>
        <w:gridCol w:w="7068"/>
        <w:gridCol w:w="2433"/>
      </w:tblGrid>
      <w:tr w:rsidR="00AC2739" w:rsidTr="070C4BBF" w14:paraId="698C9A52" w14:textId="77777777">
        <w:trPr>
          <w:trHeight w:val="1886"/>
        </w:trPr>
        <w:tc>
          <w:tcPr>
            <w:tcW w:w="7380" w:type="dxa"/>
            <w:tcBorders>
              <w:top w:val="nil"/>
              <w:left w:val="nil"/>
              <w:bottom w:val="nil"/>
              <w:right w:val="nil"/>
            </w:tcBorders>
            <w:vAlign w:val="center"/>
          </w:tcPr>
          <w:p w:rsidR="006A7E7B" w:rsidP="00AC2739" w:rsidRDefault="00AC2739" w14:paraId="17B65AF9" w14:textId="49CCB928">
            <w:pPr>
              <w:tabs>
                <w:tab w:val="num" w:pos="720"/>
              </w:tabs>
              <w:jc w:val="center"/>
              <w:rPr>
                <w:b/>
                <w:bCs/>
                <w:sz w:val="36"/>
                <w:szCs w:val="36"/>
              </w:rPr>
            </w:pPr>
            <w:r>
              <w:rPr>
                <w:b/>
                <w:bCs/>
                <w:sz w:val="36"/>
                <w:szCs w:val="36"/>
              </w:rPr>
              <w:t>Crash Course on</w:t>
            </w:r>
          </w:p>
          <w:p w:rsidR="00AC2739" w:rsidP="00AC2739" w:rsidRDefault="00AC2739" w14:paraId="7914727E" w14:textId="349A1F7A">
            <w:pPr>
              <w:tabs>
                <w:tab w:val="num" w:pos="720"/>
              </w:tabs>
              <w:jc w:val="center"/>
              <w:rPr>
                <w:b/>
                <w:bCs/>
                <w:sz w:val="36"/>
                <w:szCs w:val="36"/>
              </w:rPr>
            </w:pPr>
            <w:proofErr w:type="spellStart"/>
            <w:r>
              <w:rPr>
                <w:b/>
                <w:bCs/>
                <w:sz w:val="36"/>
                <w:szCs w:val="36"/>
              </w:rPr>
              <w:t>REsearch</w:t>
            </w:r>
            <w:proofErr w:type="spellEnd"/>
            <w:r>
              <w:rPr>
                <w:b/>
                <w:bCs/>
                <w:sz w:val="36"/>
                <w:szCs w:val="36"/>
              </w:rPr>
              <w:t xml:space="preserve"> </w:t>
            </w:r>
            <w:proofErr w:type="spellStart"/>
            <w:r>
              <w:rPr>
                <w:b/>
                <w:bCs/>
                <w:sz w:val="36"/>
                <w:szCs w:val="36"/>
              </w:rPr>
              <w:t>COding</w:t>
            </w:r>
            <w:proofErr w:type="spellEnd"/>
            <w:r>
              <w:rPr>
                <w:b/>
                <w:bCs/>
                <w:sz w:val="36"/>
                <w:szCs w:val="36"/>
              </w:rPr>
              <w:t xml:space="preserve"> and </w:t>
            </w:r>
            <w:proofErr w:type="spellStart"/>
            <w:r>
              <w:rPr>
                <w:b/>
                <w:bCs/>
                <w:sz w:val="36"/>
                <w:szCs w:val="36"/>
              </w:rPr>
              <w:t>DEvelopment</w:t>
            </w:r>
            <w:proofErr w:type="spellEnd"/>
            <w:r>
              <w:rPr>
                <w:b/>
                <w:bCs/>
                <w:sz w:val="36"/>
                <w:szCs w:val="36"/>
              </w:rPr>
              <w:t xml:space="preserve"> (RECODE)</w:t>
            </w:r>
          </w:p>
        </w:tc>
        <w:tc>
          <w:tcPr>
            <w:tcW w:w="2111" w:type="dxa"/>
            <w:tcBorders>
              <w:top w:val="nil"/>
              <w:left w:val="nil"/>
              <w:bottom w:val="nil"/>
              <w:right w:val="nil"/>
            </w:tcBorders>
          </w:tcPr>
          <w:p w:rsidR="00AC2739" w:rsidP="00BC0563" w:rsidRDefault="00AC2739" w14:paraId="207953B2" w14:textId="281E3FBF">
            <w:pPr>
              <w:tabs>
                <w:tab w:val="num" w:pos="720"/>
              </w:tabs>
              <w:rPr>
                <w:b/>
                <w:bCs/>
                <w:sz w:val="36"/>
                <w:szCs w:val="36"/>
              </w:rPr>
            </w:pPr>
            <w:r>
              <w:rPr>
                <w:b/>
                <w:bCs/>
                <w:noProof/>
                <w:sz w:val="36"/>
                <w:szCs w:val="36"/>
              </w:rPr>
              <w:drawing>
                <wp:inline distT="0" distB="0" distL="0" distR="0" wp14:anchorId="2B805928" wp14:editId="0F8A5800">
                  <wp:extent cx="1408014" cy="1408014"/>
                  <wp:effectExtent l="0" t="0" r="0" b="0"/>
                  <wp:docPr id="186939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95216" name="Picture 1869395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4032" cy="1424032"/>
                          </a:xfrm>
                          <a:prstGeom prst="rect">
                            <a:avLst/>
                          </a:prstGeom>
                        </pic:spPr>
                      </pic:pic>
                    </a:graphicData>
                  </a:graphic>
                </wp:inline>
              </w:drawing>
            </w:r>
          </w:p>
        </w:tc>
      </w:tr>
    </w:tbl>
    <w:p w:rsidR="38034634" w:rsidP="070C4BBF" w:rsidRDefault="38034634" w14:paraId="397F49EB" w14:textId="610FC63C">
      <w:pPr>
        <w:pStyle w:val="berschrift1"/>
        <w:tabs>
          <w:tab w:val="num" w:pos="720"/>
        </w:tabs>
      </w:pPr>
      <w:commentRangeStart w:id="1"/>
      <w:commentRangeStart w:id="2"/>
      <w:commentRangeStart w:id="3"/>
      <w:bookmarkStart w:name="_Toc617827317" w:id="435302278"/>
      <w:r w:rsidR="4A78C304">
        <w:rPr/>
        <w:t>RECODE</w:t>
      </w:r>
      <w:commentRangeEnd w:id="1"/>
      <w:r>
        <w:rPr>
          <w:rStyle w:val="CommentReference"/>
        </w:rPr>
        <w:commentReference w:id="1"/>
      </w:r>
      <w:commentRangeEnd w:id="2"/>
      <w:r>
        <w:rPr>
          <w:rStyle w:val="CommentReference"/>
        </w:rPr>
        <w:commentReference w:id="2"/>
      </w:r>
      <w:commentRangeEnd w:id="3"/>
      <w:r>
        <w:rPr>
          <w:rStyle w:val="CommentReference"/>
        </w:rPr>
        <w:commentReference w:id="3"/>
      </w:r>
      <w:bookmarkEnd w:id="435302278"/>
    </w:p>
    <w:p w:rsidR="72EC77E9" w:rsidP="070C4BBF" w:rsidRDefault="72EC77E9" w14:paraId="362377CA" w14:textId="4ACDD1A2">
      <w:pPr>
        <w:tabs>
          <w:tab w:val="num" w:pos="720"/>
        </w:tabs>
        <w:rPr>
          <w:sz w:val="24"/>
          <w:szCs w:val="24"/>
        </w:rPr>
      </w:pPr>
      <w:r w:rsidRPr="58DCA745" w:rsidR="68026508">
        <w:rPr>
          <w:sz w:val="24"/>
          <w:szCs w:val="24"/>
        </w:rPr>
        <w:t xml:space="preserve">The </w:t>
      </w:r>
      <w:r w:rsidRPr="58DCA745" w:rsidR="68026508">
        <w:rPr>
          <w:i w:val="1"/>
          <w:iCs w:val="1"/>
          <w:sz w:val="24"/>
          <w:szCs w:val="24"/>
        </w:rPr>
        <w:t>RECODE Crash Course</w:t>
      </w:r>
      <w:r w:rsidRPr="58DCA745" w:rsidR="68026508">
        <w:rPr>
          <w:sz w:val="24"/>
          <w:szCs w:val="24"/>
        </w:rPr>
        <w:t xml:space="preserve"> is an intensive, project-</w:t>
      </w:r>
      <w:r w:rsidRPr="58DCA745" w:rsidR="57B1C35C">
        <w:rPr>
          <w:sz w:val="24"/>
          <w:szCs w:val="24"/>
        </w:rPr>
        <w:t>oriented</w:t>
      </w:r>
      <w:r w:rsidRPr="58DCA745" w:rsidR="68026508">
        <w:rPr>
          <w:sz w:val="24"/>
          <w:szCs w:val="24"/>
        </w:rPr>
        <w:t xml:space="preserve"> </w:t>
      </w:r>
      <w:r w:rsidRPr="58DCA745" w:rsidR="03931807">
        <w:rPr>
          <w:sz w:val="24"/>
          <w:szCs w:val="24"/>
        </w:rPr>
        <w:t>course</w:t>
      </w:r>
      <w:r w:rsidRPr="58DCA745" w:rsidR="68026508">
        <w:rPr>
          <w:sz w:val="24"/>
          <w:szCs w:val="24"/>
        </w:rPr>
        <w:t xml:space="preserve"> designed to train BAM researchers with modern, practical skills in </w:t>
      </w:r>
      <w:r w:rsidRPr="58DCA745" w:rsidR="7E518C88">
        <w:rPr>
          <w:sz w:val="24"/>
          <w:szCs w:val="24"/>
        </w:rPr>
        <w:t xml:space="preserve">Scientific </w:t>
      </w:r>
      <w:r w:rsidRPr="58DCA745" w:rsidR="68026508">
        <w:rPr>
          <w:sz w:val="24"/>
          <w:szCs w:val="24"/>
        </w:rPr>
        <w:t>Software Development</w:t>
      </w:r>
      <w:r w:rsidRPr="58DCA745" w:rsidR="68026508">
        <w:rPr>
          <w:sz w:val="24"/>
          <w:szCs w:val="24"/>
        </w:rPr>
        <w:t xml:space="preserve">. It bridges the gap between scientific work and </w:t>
      </w:r>
      <w:r w:rsidRPr="58DCA745" w:rsidR="059D1FE8">
        <w:rPr>
          <w:sz w:val="24"/>
          <w:szCs w:val="24"/>
        </w:rPr>
        <w:t xml:space="preserve">professional software </w:t>
      </w:r>
      <w:r w:rsidRPr="58DCA745" w:rsidR="7C30C5C5">
        <w:rPr>
          <w:sz w:val="24"/>
          <w:szCs w:val="24"/>
        </w:rPr>
        <w:t>development practices</w:t>
      </w:r>
      <w:r w:rsidRPr="58DCA745" w:rsidR="059D1FE8">
        <w:rPr>
          <w:sz w:val="24"/>
          <w:szCs w:val="24"/>
        </w:rPr>
        <w:t xml:space="preserve"> by focusing on clarity</w:t>
      </w:r>
      <w:r w:rsidRPr="58DCA745" w:rsidR="28758352">
        <w:rPr>
          <w:sz w:val="24"/>
          <w:szCs w:val="24"/>
        </w:rPr>
        <w:t xml:space="preserve">, </w:t>
      </w:r>
      <w:r w:rsidRPr="58DCA745" w:rsidR="059D1FE8">
        <w:rPr>
          <w:sz w:val="24"/>
          <w:szCs w:val="24"/>
        </w:rPr>
        <w:t>long-term maintainability</w:t>
      </w:r>
      <w:r w:rsidRPr="58DCA745" w:rsidR="6BCCA25A">
        <w:rPr>
          <w:sz w:val="24"/>
          <w:szCs w:val="24"/>
        </w:rPr>
        <w:t>, and</w:t>
      </w:r>
      <w:r w:rsidRPr="58DCA745" w:rsidR="31E41FD8">
        <w:rPr>
          <w:sz w:val="24"/>
          <w:szCs w:val="24"/>
        </w:rPr>
        <w:t xml:space="preserve"> reusability </w:t>
      </w:r>
      <w:r w:rsidRPr="58DCA745" w:rsidR="059D1FE8">
        <w:rPr>
          <w:sz w:val="24"/>
          <w:szCs w:val="24"/>
        </w:rPr>
        <w:t>of research code.</w:t>
      </w:r>
    </w:p>
    <w:p w:rsidR="2AABD781" w:rsidP="070C4BBF" w:rsidRDefault="2AABD781" w14:paraId="3C6208B7" w14:textId="04ECB33F">
      <w:pPr>
        <w:tabs>
          <w:tab w:val="num" w:pos="720"/>
        </w:tabs>
        <w:rPr>
          <w:sz w:val="24"/>
          <w:szCs w:val="24"/>
        </w:rPr>
      </w:pPr>
      <w:r w:rsidRPr="070C4BBF">
        <w:rPr>
          <w:sz w:val="24"/>
          <w:szCs w:val="24"/>
        </w:rPr>
        <w:t xml:space="preserve">The course combines fundamental programming learning with state-of-the-art development tools and practices. It focuses on developing Python-based </w:t>
      </w:r>
      <w:r w:rsidRPr="070C4BBF" w:rsidR="7CD17708">
        <w:rPr>
          <w:sz w:val="24"/>
          <w:szCs w:val="24"/>
        </w:rPr>
        <w:t>interfaces</w:t>
      </w:r>
      <w:r w:rsidRPr="070C4BBF">
        <w:rPr>
          <w:sz w:val="24"/>
          <w:szCs w:val="24"/>
        </w:rPr>
        <w:t>. This enables participants to quickly learn to design, build, test, d</w:t>
      </w:r>
      <w:r w:rsidRPr="070C4BBF" w:rsidR="1D36DE21">
        <w:rPr>
          <w:sz w:val="24"/>
          <w:szCs w:val="24"/>
        </w:rPr>
        <w:t>ocument, and publish their own applications</w:t>
      </w:r>
      <w:r w:rsidRPr="070C4BBF" w:rsidR="0A916A57">
        <w:rPr>
          <w:sz w:val="24"/>
          <w:szCs w:val="24"/>
        </w:rPr>
        <w:t xml:space="preserve"> or packages from start to finish.</w:t>
      </w:r>
    </w:p>
    <w:p w:rsidR="0A916A57" w:rsidP="070C4BBF" w:rsidRDefault="0A916A57" w14:paraId="796A8D4D" w14:textId="4BC65F0B">
      <w:pPr>
        <w:tabs>
          <w:tab w:val="num" w:pos="720"/>
        </w:tabs>
        <w:rPr>
          <w:sz w:val="24"/>
          <w:szCs w:val="24"/>
        </w:rPr>
      </w:pPr>
      <w:r w:rsidRPr="58DCA745" w:rsidR="43641C20">
        <w:rPr>
          <w:sz w:val="24"/>
          <w:szCs w:val="24"/>
        </w:rPr>
        <w:t>By the end of the course, participants will understand how to structure research code professionally, use version control and git</w:t>
      </w:r>
      <w:r w:rsidRPr="58DCA745" w:rsidR="5ED10019">
        <w:rPr>
          <w:sz w:val="24"/>
          <w:szCs w:val="24"/>
        </w:rPr>
        <w:t xml:space="preserve">, effectively use LLM code assistants, </w:t>
      </w:r>
      <w:r w:rsidRPr="58DCA745" w:rsidR="43641C20">
        <w:rPr>
          <w:sz w:val="24"/>
          <w:szCs w:val="24"/>
        </w:rPr>
        <w:t xml:space="preserve">and follow modern </w:t>
      </w:r>
      <w:r w:rsidRPr="58DCA745" w:rsidR="2E54CF73">
        <w:rPr>
          <w:sz w:val="24"/>
          <w:szCs w:val="24"/>
        </w:rPr>
        <w:t>Software Development</w:t>
      </w:r>
      <w:r w:rsidRPr="58DCA745" w:rsidR="43641C20">
        <w:rPr>
          <w:sz w:val="24"/>
          <w:szCs w:val="24"/>
        </w:rPr>
        <w:t xml:space="preserve"> standards.</w:t>
      </w:r>
    </w:p>
    <w:p w:rsidR="0A916A57" w:rsidP="070C4BBF" w:rsidRDefault="0A916A57" w14:paraId="5BA7C896" w14:textId="1030CAF9">
      <w:pPr>
        <w:pStyle w:val="berschrift2"/>
        <w:tabs>
          <w:tab w:val="num" w:pos="720"/>
        </w:tabs>
      </w:pPr>
      <w:commentRangeStart w:id="5"/>
      <w:commentRangeStart w:id="6"/>
      <w:commentRangeStart w:id="7"/>
      <w:bookmarkStart w:name="_Toc1593253831" w:id="1516837179"/>
      <w:r w:rsidR="43641C20">
        <w:rPr/>
        <w:t>Learning approach</w:t>
      </w:r>
      <w:commentRangeEnd w:id="5"/>
      <w:r>
        <w:rPr>
          <w:rStyle w:val="CommentReference"/>
        </w:rPr>
        <w:commentReference w:id="5"/>
      </w:r>
      <w:commentRangeEnd w:id="6"/>
      <w:r>
        <w:rPr>
          <w:rStyle w:val="CommentReference"/>
        </w:rPr>
        <w:commentReference w:id="6"/>
      </w:r>
      <w:commentRangeEnd w:id="7"/>
      <w:r>
        <w:rPr>
          <w:rStyle w:val="CommentReference"/>
        </w:rPr>
        <w:commentReference w:id="7"/>
      </w:r>
      <w:bookmarkEnd w:id="1516837179"/>
    </w:p>
    <w:p w:rsidR="0A916A57" w:rsidP="070C4BBF" w:rsidRDefault="0A916A57" w14:paraId="7A4AB2B5" w14:textId="6E578321">
      <w:pPr>
        <w:tabs>
          <w:tab w:val="num" w:pos="720"/>
        </w:tabs>
        <w:rPr>
          <w:sz w:val="24"/>
          <w:szCs w:val="24"/>
        </w:rPr>
      </w:pPr>
      <w:r w:rsidRPr="61567DA3">
        <w:rPr>
          <w:sz w:val="24"/>
          <w:szCs w:val="24"/>
        </w:rPr>
        <w:t>RECODE follows a project-oriented approach. Participants are encouraged to bring their own research project or software idea to develop during the course. For those without a project, a registry of example projects based on open-source resources will be available.</w:t>
      </w:r>
      <w:r w:rsidRPr="61567DA3" w:rsidR="1015AE40">
        <w:rPr>
          <w:sz w:val="24"/>
          <w:szCs w:val="24"/>
        </w:rPr>
        <w:t xml:space="preserve"> The participants will work </w:t>
      </w:r>
      <w:r w:rsidRPr="61567DA3" w:rsidR="03247225">
        <w:rPr>
          <w:sz w:val="24"/>
          <w:szCs w:val="24"/>
        </w:rPr>
        <w:t xml:space="preserve">and interact with others </w:t>
      </w:r>
      <w:r w:rsidRPr="61567DA3" w:rsidR="1015AE40">
        <w:rPr>
          <w:sz w:val="24"/>
          <w:szCs w:val="24"/>
        </w:rPr>
        <w:t>during the course to apply the concepts being learned.</w:t>
      </w:r>
    </w:p>
    <w:p w:rsidR="0A916A57" w:rsidP="070C4BBF" w:rsidRDefault="0A916A57" w14:paraId="112667C1" w14:textId="2F2417CE">
      <w:pPr>
        <w:tabs>
          <w:tab w:val="num" w:pos="720"/>
        </w:tabs>
        <w:rPr>
          <w:sz w:val="24"/>
          <w:szCs w:val="24"/>
        </w:rPr>
      </w:pPr>
      <w:r w:rsidRPr="58DCA745" w:rsidR="43641C20">
        <w:rPr>
          <w:sz w:val="24"/>
          <w:szCs w:val="24"/>
        </w:rPr>
        <w:t xml:space="preserve">Throughout the </w:t>
      </w:r>
      <w:r w:rsidRPr="58DCA745" w:rsidR="5CFBFA97">
        <w:rPr>
          <w:sz w:val="24"/>
          <w:szCs w:val="24"/>
        </w:rPr>
        <w:t>M</w:t>
      </w:r>
      <w:r w:rsidRPr="58DCA745" w:rsidR="43641C20">
        <w:rPr>
          <w:sz w:val="24"/>
          <w:szCs w:val="24"/>
        </w:rPr>
        <w:t xml:space="preserve">odules, the participants will </w:t>
      </w:r>
      <w:r w:rsidRPr="58DCA745" w:rsidR="7405CA8E">
        <w:rPr>
          <w:sz w:val="24"/>
          <w:szCs w:val="24"/>
        </w:rPr>
        <w:t>progressively</w:t>
      </w:r>
      <w:r w:rsidRPr="58DCA745" w:rsidR="43641C20">
        <w:rPr>
          <w:sz w:val="24"/>
          <w:szCs w:val="24"/>
        </w:rPr>
        <w:t xml:space="preserve"> build and improve their own project source code, while learning key concepts in Python programming, version control, unit testing, and documentation. This ensures that theoretical knowledge is immediately reinforced through </w:t>
      </w:r>
      <w:r w:rsidRPr="58DCA745" w:rsidR="2F685918">
        <w:rPr>
          <w:sz w:val="24"/>
          <w:szCs w:val="24"/>
        </w:rPr>
        <w:t>practical</w:t>
      </w:r>
      <w:r w:rsidRPr="58DCA745" w:rsidR="5C670AE6">
        <w:rPr>
          <w:sz w:val="24"/>
          <w:szCs w:val="24"/>
        </w:rPr>
        <w:t xml:space="preserve"> application.</w:t>
      </w:r>
      <w:r w:rsidRPr="58DCA745" w:rsidR="219C23A8">
        <w:rPr>
          <w:sz w:val="24"/>
          <w:szCs w:val="24"/>
        </w:rPr>
        <w:t xml:space="preserve"> The first </w:t>
      </w:r>
      <w:r w:rsidRPr="58DCA745" w:rsidR="6EB235B2">
        <w:rPr>
          <w:sz w:val="24"/>
          <w:szCs w:val="24"/>
        </w:rPr>
        <w:t>M</w:t>
      </w:r>
      <w:r w:rsidRPr="58DCA745" w:rsidR="219C23A8">
        <w:rPr>
          <w:sz w:val="24"/>
          <w:szCs w:val="24"/>
        </w:rPr>
        <w:t xml:space="preserve">odule diverges from the idea of </w:t>
      </w:r>
      <w:r w:rsidRPr="58DCA745" w:rsidR="4CD47CAB">
        <w:rPr>
          <w:sz w:val="24"/>
          <w:szCs w:val="24"/>
        </w:rPr>
        <w:t>project</w:t>
      </w:r>
      <w:r w:rsidRPr="58DCA745" w:rsidR="219C23A8">
        <w:rPr>
          <w:sz w:val="24"/>
          <w:szCs w:val="24"/>
        </w:rPr>
        <w:t>-oriented learning due to its character of being a module about basic knowledge on Python.</w:t>
      </w:r>
      <w:r w:rsidRPr="58DCA745" w:rsidR="0289E8D9">
        <w:rPr>
          <w:sz w:val="24"/>
          <w:szCs w:val="24"/>
        </w:rPr>
        <w:t xml:space="preserve"> This</w:t>
      </w:r>
      <w:r w:rsidRPr="58DCA745" w:rsidR="219C23A8">
        <w:rPr>
          <w:sz w:val="24"/>
          <w:szCs w:val="24"/>
        </w:rPr>
        <w:t xml:space="preserve"> </w:t>
      </w:r>
      <w:r w:rsidRPr="58DCA745" w:rsidR="6B3BCA43">
        <w:rPr>
          <w:sz w:val="24"/>
          <w:szCs w:val="24"/>
        </w:rPr>
        <w:t>M</w:t>
      </w:r>
      <w:r w:rsidRPr="58DCA745" w:rsidR="219C23A8">
        <w:rPr>
          <w:sz w:val="24"/>
          <w:szCs w:val="24"/>
        </w:rPr>
        <w:t xml:space="preserve">odule will focus more on hands-on learning </w:t>
      </w:r>
      <w:r w:rsidRPr="58DCA745" w:rsidR="0D4DE39C">
        <w:rPr>
          <w:sz w:val="24"/>
          <w:szCs w:val="24"/>
        </w:rPr>
        <w:t>and applying the concepts together with the instructors.</w:t>
      </w:r>
    </w:p>
    <w:p w:rsidR="642F25E2" w:rsidP="61567DA3" w:rsidRDefault="7038AB1B" w14:paraId="65951270" w14:textId="658A82D6">
      <w:pPr>
        <w:tabs>
          <w:tab w:val="num" w:pos="720"/>
        </w:tabs>
        <w:rPr>
          <w:sz w:val="24"/>
          <w:szCs w:val="24"/>
        </w:rPr>
      </w:pPr>
      <w:commentRangeStart w:id="9"/>
      <w:commentRangeStart w:id="10"/>
      <w:r w:rsidRPr="58DCA745" w:rsidR="62040170">
        <w:rPr>
          <w:sz w:val="24"/>
          <w:szCs w:val="24"/>
        </w:rPr>
        <w:t xml:space="preserve">Each Module </w:t>
      </w:r>
      <w:r w:rsidRPr="58DCA745" w:rsidR="385A7DA3">
        <w:rPr>
          <w:sz w:val="24"/>
          <w:szCs w:val="24"/>
        </w:rPr>
        <w:t>is</w:t>
      </w:r>
      <w:r w:rsidRPr="58DCA745" w:rsidR="400E8D0C">
        <w:rPr>
          <w:sz w:val="24"/>
          <w:szCs w:val="24"/>
        </w:rPr>
        <w:t xml:space="preserve"> </w:t>
      </w:r>
      <w:r w:rsidRPr="58DCA745" w:rsidR="62040170">
        <w:rPr>
          <w:sz w:val="24"/>
          <w:szCs w:val="24"/>
        </w:rPr>
        <w:t>divided in</w:t>
      </w:r>
      <w:r w:rsidRPr="58DCA745" w:rsidR="670142CA">
        <w:rPr>
          <w:sz w:val="24"/>
          <w:szCs w:val="24"/>
        </w:rPr>
        <w:t xml:space="preserve"> one or multiple</w:t>
      </w:r>
      <w:r w:rsidRPr="58DCA745" w:rsidR="62040170">
        <w:rPr>
          <w:sz w:val="24"/>
          <w:szCs w:val="24"/>
        </w:rPr>
        <w:t xml:space="preserve"> Sessions</w:t>
      </w:r>
      <w:r w:rsidRPr="58DCA745" w:rsidR="28F2C254">
        <w:rPr>
          <w:sz w:val="24"/>
          <w:szCs w:val="24"/>
        </w:rPr>
        <w:t>, according to its content</w:t>
      </w:r>
      <w:r w:rsidRPr="58DCA745" w:rsidR="29C33F89">
        <w:rPr>
          <w:sz w:val="24"/>
          <w:szCs w:val="24"/>
        </w:rPr>
        <w:t xml:space="preserve">. Sessions </w:t>
      </w:r>
      <w:r w:rsidRPr="58DCA745" w:rsidR="0CE822F3">
        <w:rPr>
          <w:sz w:val="24"/>
          <w:szCs w:val="24"/>
        </w:rPr>
        <w:t>are</w:t>
      </w:r>
      <w:r w:rsidRPr="58DCA745" w:rsidR="70198852">
        <w:rPr>
          <w:sz w:val="24"/>
          <w:szCs w:val="24"/>
        </w:rPr>
        <w:t xml:space="preserve"> </w:t>
      </w:r>
      <w:commentRangeStart w:id="11"/>
      <w:r w:rsidRPr="58DCA745" w:rsidR="70198852">
        <w:rPr>
          <w:sz w:val="24"/>
          <w:szCs w:val="24"/>
        </w:rPr>
        <w:t>typically</w:t>
      </w:r>
      <w:r w:rsidRPr="58DCA745" w:rsidR="29C33F89">
        <w:rPr>
          <w:sz w:val="24"/>
          <w:szCs w:val="24"/>
        </w:rPr>
        <w:t xml:space="preserve"> 1.5 - 2 hours</w:t>
      </w:r>
      <w:commentRangeEnd w:id="11"/>
      <w:r>
        <w:rPr>
          <w:rStyle w:val="CommentReference"/>
        </w:rPr>
        <w:commentReference w:id="11"/>
      </w:r>
      <w:r w:rsidRPr="58DCA745" w:rsidR="29C33F89">
        <w:rPr>
          <w:sz w:val="24"/>
          <w:szCs w:val="24"/>
        </w:rPr>
        <w:t xml:space="preserve"> </w:t>
      </w:r>
      <w:r w:rsidRPr="58DCA745" w:rsidR="79C5476B">
        <w:rPr>
          <w:sz w:val="24"/>
          <w:szCs w:val="24"/>
        </w:rPr>
        <w:t>long and cover content</w:t>
      </w:r>
      <w:r w:rsidRPr="58DCA745" w:rsidR="6777F67C">
        <w:rPr>
          <w:sz w:val="24"/>
          <w:szCs w:val="24"/>
        </w:rPr>
        <w:t xml:space="preserve"> for a given Module</w:t>
      </w:r>
      <w:r w:rsidRPr="58DCA745" w:rsidR="79C5476B">
        <w:rPr>
          <w:sz w:val="24"/>
          <w:szCs w:val="24"/>
        </w:rPr>
        <w:t xml:space="preserve">. </w:t>
      </w:r>
      <w:r w:rsidRPr="58DCA745" w:rsidR="1E8C6838">
        <w:rPr>
          <w:sz w:val="24"/>
          <w:szCs w:val="24"/>
        </w:rPr>
        <w:t xml:space="preserve">We plan two Sessions per week. </w:t>
      </w:r>
      <w:r w:rsidRPr="58DCA745" w:rsidR="79C5476B">
        <w:rPr>
          <w:sz w:val="24"/>
          <w:szCs w:val="24"/>
        </w:rPr>
        <w:t xml:space="preserve">In each Module we described the </w:t>
      </w:r>
      <w:r w:rsidRPr="58DCA745" w:rsidR="79C5476B">
        <w:rPr>
          <w:sz w:val="24"/>
          <w:szCs w:val="24"/>
        </w:rPr>
        <w:t>estimated duration in weeks/hours. Furthermore, RECODE is expected to be repeated annually, as this is oriented as a continuous learning operation for BAM</w:t>
      </w:r>
      <w:r w:rsidRPr="58DCA745" w:rsidR="7FB5310B">
        <w:rPr>
          <w:sz w:val="24"/>
          <w:szCs w:val="24"/>
        </w:rPr>
        <w:t xml:space="preserve"> researchers</w:t>
      </w:r>
      <w:r w:rsidRPr="58DCA745" w:rsidR="79C5476B">
        <w:rPr>
          <w:sz w:val="24"/>
          <w:szCs w:val="24"/>
        </w:rPr>
        <w:t>.</w:t>
      </w:r>
      <w:commentRangeEnd w:id="9"/>
      <w:r>
        <w:rPr>
          <w:rStyle w:val="CommentReference"/>
        </w:rPr>
        <w:commentReference w:id="9"/>
      </w:r>
      <w:commentRangeEnd w:id="10"/>
      <w:r>
        <w:rPr>
          <w:rStyle w:val="CommentReference"/>
        </w:rPr>
        <w:commentReference w:id="10"/>
      </w:r>
    </w:p>
    <w:p w:rsidR="642F25E2" w:rsidP="61567DA3" w:rsidRDefault="642F25E2" w14:paraId="285EA1BF" w14:textId="6F32EA4F">
      <w:pPr>
        <w:pStyle w:val="berschrift2"/>
        <w:tabs>
          <w:tab w:val="num" w:pos="720"/>
        </w:tabs>
      </w:pPr>
      <w:commentRangeStart w:id="13"/>
      <w:bookmarkStart w:name="_Toc1042112885" w:id="508663797"/>
      <w:r w:rsidR="5C670AE6">
        <w:rPr/>
        <w:t>Technical requirements</w:t>
      </w:r>
      <w:commentRangeEnd w:id="13"/>
      <w:r>
        <w:rPr>
          <w:rStyle w:val="CommentReference"/>
        </w:rPr>
        <w:commentReference w:id="13"/>
      </w:r>
      <w:bookmarkEnd w:id="508663797"/>
    </w:p>
    <w:p w:rsidR="642F25E2" w:rsidP="070C4BBF" w:rsidRDefault="642F25E2" w14:paraId="3DBE6CBC" w14:textId="763010ED">
      <w:pPr>
        <w:tabs>
          <w:tab w:val="num" w:pos="720"/>
        </w:tabs>
        <w:rPr>
          <w:sz w:val="24"/>
          <w:szCs w:val="24"/>
        </w:rPr>
      </w:pPr>
      <w:r w:rsidRPr="61567DA3">
        <w:rPr>
          <w:sz w:val="24"/>
          <w:szCs w:val="24"/>
        </w:rPr>
        <w:t xml:space="preserve">Participants are expected to use </w:t>
      </w:r>
      <w:r w:rsidRPr="61567DA3">
        <w:rPr>
          <w:b/>
          <w:bCs/>
          <w:sz w:val="24"/>
          <w:szCs w:val="24"/>
        </w:rPr>
        <w:t>Visual Studio Code (VSCode)</w:t>
      </w:r>
      <w:r w:rsidRPr="61567DA3">
        <w:rPr>
          <w:sz w:val="24"/>
          <w:szCs w:val="24"/>
        </w:rPr>
        <w:t xml:space="preserve"> as their Integrated Development Environment (IDE). Basic usage of the IDE interfac</w:t>
      </w:r>
      <w:r w:rsidRPr="61567DA3" w:rsidR="0B58F90C">
        <w:rPr>
          <w:sz w:val="24"/>
          <w:szCs w:val="24"/>
        </w:rPr>
        <w:t>e (opening files, opening a workspace folder, running scripts, using the integrated terminal)</w:t>
      </w:r>
      <w:r w:rsidRPr="61567DA3">
        <w:rPr>
          <w:sz w:val="24"/>
          <w:szCs w:val="24"/>
        </w:rPr>
        <w:t xml:space="preserve"> will be explained at the beginning of the co</w:t>
      </w:r>
      <w:r w:rsidRPr="61567DA3" w:rsidR="67D897F0">
        <w:rPr>
          <w:sz w:val="24"/>
          <w:szCs w:val="24"/>
        </w:rPr>
        <w:t>urse.</w:t>
      </w:r>
      <w:r w:rsidRPr="61567DA3" w:rsidR="3C6AE5D9">
        <w:rPr>
          <w:sz w:val="24"/>
          <w:szCs w:val="24"/>
        </w:rPr>
        <w:t xml:space="preserve"> More advanced features (debugging, environment configuration, </w:t>
      </w:r>
      <w:r w:rsidRPr="61567DA3" w:rsidR="72DA9D90">
        <w:rPr>
          <w:sz w:val="24"/>
          <w:szCs w:val="24"/>
        </w:rPr>
        <w:t>extensions, etc.) will be introduced later in the course.</w:t>
      </w:r>
      <w:r w:rsidRPr="61567DA3" w:rsidR="008B0AD8">
        <w:rPr>
          <w:sz w:val="24"/>
          <w:szCs w:val="24"/>
        </w:rPr>
        <w:t xml:space="preserve"> VSCode is available on the BAM Software Portal.</w:t>
      </w:r>
    </w:p>
    <w:p w:rsidR="72DA9D90" w:rsidP="070C4BBF" w:rsidRDefault="72DA9D90" w14:paraId="0BB3ABCD" w14:textId="7D01E5D3">
      <w:pPr>
        <w:tabs>
          <w:tab w:val="num" w:pos="720"/>
        </w:tabs>
        <w:rPr>
          <w:sz w:val="24"/>
          <w:szCs w:val="24"/>
        </w:rPr>
      </w:pPr>
      <w:r w:rsidRPr="070C4BBF">
        <w:rPr>
          <w:sz w:val="24"/>
          <w:szCs w:val="24"/>
        </w:rPr>
        <w:t xml:space="preserve">Participants are also required to download </w:t>
      </w:r>
      <w:r w:rsidRPr="070C4BBF">
        <w:rPr>
          <w:b/>
          <w:bCs/>
          <w:sz w:val="24"/>
          <w:szCs w:val="24"/>
        </w:rPr>
        <w:t xml:space="preserve">Miniforge3 </w:t>
      </w:r>
      <w:r w:rsidRPr="070C4BBF">
        <w:rPr>
          <w:sz w:val="24"/>
          <w:szCs w:val="24"/>
        </w:rPr>
        <w:t>from the BAM Software Portal. Documentation and setup instructions will be provided for standard BAM laptop configurations.</w:t>
      </w:r>
    </w:p>
    <w:p w:rsidR="3070A730" w:rsidP="070C4BBF" w:rsidRDefault="3070A730" w14:paraId="2338175F" w14:textId="04515D94">
      <w:pPr>
        <w:tabs>
          <w:tab w:val="num" w:pos="720"/>
        </w:tabs>
        <w:rPr>
          <w:sz w:val="24"/>
          <w:szCs w:val="24"/>
        </w:rPr>
      </w:pPr>
      <w:r w:rsidRPr="58DCA745" w:rsidR="0CE00CF0">
        <w:rPr>
          <w:sz w:val="24"/>
          <w:szCs w:val="24"/>
        </w:rPr>
        <w:t xml:space="preserve">Participants are encouraged to create </w:t>
      </w:r>
      <w:r w:rsidRPr="58DCA745" w:rsidR="7320EC20">
        <w:rPr>
          <w:sz w:val="24"/>
          <w:szCs w:val="24"/>
        </w:rPr>
        <w:t xml:space="preserve">an </w:t>
      </w:r>
      <w:ins w:author="Müller, Simon" w:date="2025-10-22T08:47:00Z" w:id="2133898740">
        <w:r>
          <w:fldChar w:fldCharType="begin"/>
        </w:r>
      </w:ins>
      <w:r w:rsidRPr="58DCA745">
        <w:rPr>
          <w:b w:val="1"/>
          <w:bCs w:val="1"/>
          <w:sz w:val="24"/>
          <w:szCs w:val="24"/>
        </w:rPr>
        <w:instrText xml:space="preserve">HYPERLINK "https://github.com/"</w:instrText>
      </w:r>
      <w:ins w:author="Müller, Simon" w:date="2025-10-22T08:47:00Z" w:id="1333685639">
        <w:r w:rsidRPr="58DCA745">
          <w:rPr>
            <w:b w:val="1"/>
            <w:bCs w:val="1"/>
            <w:sz w:val="24"/>
            <w:szCs w:val="24"/>
          </w:rPr>
          <w:fldChar w:fldCharType="separate"/>
        </w:r>
      </w:ins>
      <w:r w:rsidRPr="58DCA745" w:rsidR="0CE00CF0">
        <w:rPr>
          <w:rStyle w:val="Hyperlink"/>
          <w:b w:val="1"/>
          <w:bCs w:val="1"/>
          <w:sz w:val="24"/>
          <w:szCs w:val="24"/>
        </w:rPr>
        <w:t>GitHub</w:t>
      </w:r>
      <w:ins w:author="Müller, Simon" w:date="2025-10-22T08:47:00Z" w:id="502674627">
        <w:r w:rsidRPr="58DCA745">
          <w:rPr>
            <w:b w:val="1"/>
            <w:bCs w:val="1"/>
            <w:sz w:val="24"/>
            <w:szCs w:val="24"/>
          </w:rPr>
          <w:fldChar w:fldCharType="end"/>
        </w:r>
      </w:ins>
      <w:r w:rsidRPr="58DCA745" w:rsidR="0CE00CF0">
        <w:rPr>
          <w:b w:val="1"/>
          <w:bCs w:val="1"/>
          <w:sz w:val="24"/>
          <w:szCs w:val="24"/>
        </w:rPr>
        <w:t xml:space="preserve"> </w:t>
      </w:r>
      <w:r w:rsidRPr="58DCA745" w:rsidR="0CE00CF0">
        <w:rPr>
          <w:sz w:val="24"/>
          <w:szCs w:val="24"/>
        </w:rPr>
        <w:t xml:space="preserve">account and provide their username to the course organizers. They will be invited to the </w:t>
      </w:r>
      <w:r w:rsidRPr="58DCA745" w:rsidR="0CE00CF0">
        <w:rPr>
          <w:sz w:val="24"/>
          <w:szCs w:val="24"/>
        </w:rPr>
        <w:t>BAMResearch</w:t>
      </w:r>
      <w:r w:rsidRPr="58DCA745" w:rsidR="0CE00CF0">
        <w:rPr>
          <w:sz w:val="24"/>
          <w:szCs w:val="24"/>
        </w:rPr>
        <w:t xml:space="preserve"> GitHub </w:t>
      </w:r>
      <w:r w:rsidRPr="58DCA745" w:rsidR="0C00EDED">
        <w:rPr>
          <w:sz w:val="24"/>
          <w:szCs w:val="24"/>
        </w:rPr>
        <w:t>organization and</w:t>
      </w:r>
      <w:r w:rsidRPr="58DCA745" w:rsidR="0CE00CF0">
        <w:rPr>
          <w:sz w:val="24"/>
          <w:szCs w:val="24"/>
        </w:rPr>
        <w:t xml:space="preserve"> use the platform to store their projects and learn about git and version control.</w:t>
      </w:r>
      <w:commentRangeStart w:id="16"/>
      <w:commentRangeStart w:id="17"/>
      <w:commentRangeEnd w:id="16"/>
      <w:r>
        <w:rPr>
          <w:rStyle w:val="CommentReference"/>
        </w:rPr>
        <w:commentReference w:id="16"/>
      </w:r>
      <w:commentRangeEnd w:id="17"/>
      <w:r>
        <w:rPr>
          <w:rStyle w:val="CommentReference"/>
        </w:rPr>
        <w:commentReference w:id="17"/>
      </w:r>
    </w:p>
    <w:p w:rsidR="06BD6594" w:rsidP="070C4BBF" w:rsidRDefault="06BD6594" w14:paraId="4699F97F" w14:textId="7D32EDCE">
      <w:pPr>
        <w:pStyle w:val="berschrift2"/>
        <w:tabs>
          <w:tab w:val="num" w:pos="720"/>
        </w:tabs>
      </w:pPr>
      <w:bookmarkStart w:name="_Toc905659436" w:id="257699914"/>
      <w:r w:rsidR="5C67EFB9">
        <w:rPr/>
        <w:t xml:space="preserve">Future </w:t>
      </w:r>
      <w:r w:rsidR="1B2FF14B">
        <w:rPr/>
        <w:t>e</w:t>
      </w:r>
      <w:r w:rsidR="5C67EFB9">
        <w:rPr/>
        <w:t>xpansion</w:t>
      </w:r>
      <w:bookmarkEnd w:id="257699914"/>
    </w:p>
    <w:p w:rsidR="06BD6594" w:rsidP="070C4BBF" w:rsidRDefault="06BD6594" w14:paraId="691455BF" w14:textId="48D00BB1">
      <w:pPr>
        <w:tabs>
          <w:tab w:val="num" w:pos="720"/>
        </w:tabs>
        <w:rPr>
          <w:sz w:val="24"/>
          <w:szCs w:val="24"/>
        </w:rPr>
      </w:pPr>
      <w:r w:rsidRPr="070C4BBF">
        <w:rPr>
          <w:sz w:val="24"/>
          <w:szCs w:val="24"/>
        </w:rPr>
        <w:t xml:space="preserve">The RECODE course modules are designed to grow in the future. Due to its modular nature, other advanced topics can be added to the course contents. This could </w:t>
      </w:r>
      <w:r w:rsidRPr="070C4BBF" w:rsidR="32B98DD6">
        <w:rPr>
          <w:sz w:val="24"/>
          <w:szCs w:val="24"/>
        </w:rPr>
        <w:t>include</w:t>
      </w:r>
      <w:r w:rsidRPr="070C4BBF">
        <w:rPr>
          <w:sz w:val="24"/>
          <w:szCs w:val="24"/>
        </w:rPr>
        <w:t xml:space="preserve"> Working with Linux environments, Docker containerization, </w:t>
      </w:r>
      <w:r w:rsidRPr="070C4BBF" w:rsidR="5854C03C">
        <w:rPr>
          <w:sz w:val="24"/>
          <w:szCs w:val="24"/>
        </w:rPr>
        <w:t>Scientific instrumentation software development, etc. This will allow BAM researchers to deepen their development expertise.</w:t>
      </w:r>
    </w:p>
    <w:p w:rsidR="070C4BBF" w:rsidP="070C4BBF" w:rsidRDefault="070C4BBF" w14:paraId="24B748EF" w14:textId="0A9A1384">
      <w:pPr>
        <w:tabs>
          <w:tab w:val="num" w:pos="720"/>
        </w:tabs>
        <w:rPr>
          <w:sz w:val="24"/>
          <w:szCs w:val="24"/>
        </w:rPr>
      </w:pPr>
      <w:commentRangeStart w:id="19"/>
      <w:commentRangeEnd w:id="19"/>
      <w:r>
        <w:rPr>
          <w:rStyle w:val="CommentReference"/>
        </w:rPr>
        <w:commentReference w:id="19"/>
      </w:r>
    </w:p>
    <w:sdt>
      <w:sdtPr>
        <w:id w:val="205599404"/>
        <w:docPartObj>
          <w:docPartGallery w:val="Table of Contents"/>
          <w:docPartUnique/>
        </w:docPartObj>
      </w:sdtPr>
      <w:sdtContent>
        <w:p w:rsidR="070C4BBF" w:rsidP="070C4BBF" w:rsidRDefault="070C4BBF" w14:paraId="046CD8BC" w14:textId="3CDD0016">
          <w:pPr>
            <w:pStyle w:val="Verzeichnis1"/>
            <w:tabs>
              <w:tab w:val="right" w:leader="dot" w:pos="9405"/>
            </w:tabs>
            <w:rPr>
              <w:rStyle w:val="Hyperlink"/>
            </w:rPr>
          </w:pPr>
          <w:r>
            <w:fldChar w:fldCharType="begin"/>
          </w:r>
          <w:r>
            <w:instrText xml:space="preserve">TOC \o "1-2" \z \u \h</w:instrText>
          </w:r>
          <w:r>
            <w:fldChar w:fldCharType="separate"/>
          </w:r>
          <w:hyperlink w:anchor="_Toc617827317">
            <w:r w:rsidRPr="58DCA745" w:rsidR="58DCA745">
              <w:rPr>
                <w:rStyle w:val="Hyperlink"/>
              </w:rPr>
              <w:t>RECODE</w:t>
            </w:r>
            <w:r>
              <w:tab/>
            </w:r>
            <w:r>
              <w:fldChar w:fldCharType="begin"/>
            </w:r>
            <w:r>
              <w:instrText xml:space="preserve">PAGEREF _Toc617827317 \h</w:instrText>
            </w:r>
            <w:r>
              <w:fldChar w:fldCharType="separate"/>
            </w:r>
            <w:r w:rsidRPr="58DCA745" w:rsidR="58DCA745">
              <w:rPr>
                <w:rStyle w:val="Hyperlink"/>
              </w:rPr>
              <w:t>1</w:t>
            </w:r>
            <w:r>
              <w:fldChar w:fldCharType="end"/>
            </w:r>
          </w:hyperlink>
        </w:p>
        <w:p w:rsidR="070C4BBF" w:rsidP="070C4BBF" w:rsidRDefault="001C746C" w14:paraId="54A32840" w14:textId="1D517DED">
          <w:pPr>
            <w:pStyle w:val="Verzeichnis2"/>
            <w:tabs>
              <w:tab w:val="right" w:leader="dot" w:pos="9405"/>
            </w:tabs>
            <w:rPr>
              <w:rStyle w:val="Hyperlink"/>
            </w:rPr>
          </w:pPr>
          <w:hyperlink w:anchor="_Toc1593253831">
            <w:r w:rsidRPr="58DCA745" w:rsidR="58DCA745">
              <w:rPr>
                <w:rStyle w:val="Hyperlink"/>
              </w:rPr>
              <w:t>Learning approach</w:t>
            </w:r>
            <w:r>
              <w:tab/>
            </w:r>
            <w:r>
              <w:fldChar w:fldCharType="begin"/>
            </w:r>
            <w:r>
              <w:instrText xml:space="preserve">PAGEREF _Toc1593253831 \h</w:instrText>
            </w:r>
            <w:r>
              <w:fldChar w:fldCharType="separate"/>
            </w:r>
            <w:r w:rsidRPr="58DCA745" w:rsidR="58DCA745">
              <w:rPr>
                <w:rStyle w:val="Hyperlink"/>
              </w:rPr>
              <w:t>1</w:t>
            </w:r>
            <w:r>
              <w:fldChar w:fldCharType="end"/>
            </w:r>
          </w:hyperlink>
        </w:p>
        <w:p w:rsidR="070C4BBF" w:rsidP="070C4BBF" w:rsidRDefault="001C746C" w14:paraId="196DCB26" w14:textId="141C0CE3">
          <w:pPr>
            <w:pStyle w:val="Verzeichnis2"/>
            <w:tabs>
              <w:tab w:val="right" w:leader="dot" w:pos="9405"/>
            </w:tabs>
            <w:rPr>
              <w:rStyle w:val="Hyperlink"/>
            </w:rPr>
          </w:pPr>
          <w:hyperlink w:anchor="_Toc1042112885">
            <w:r w:rsidRPr="58DCA745" w:rsidR="58DCA745">
              <w:rPr>
                <w:rStyle w:val="Hyperlink"/>
              </w:rPr>
              <w:t>Technical requirements</w:t>
            </w:r>
            <w:r>
              <w:tab/>
            </w:r>
            <w:r>
              <w:fldChar w:fldCharType="begin"/>
            </w:r>
            <w:r>
              <w:instrText xml:space="preserve">PAGEREF _Toc1042112885 \h</w:instrText>
            </w:r>
            <w:r>
              <w:fldChar w:fldCharType="separate"/>
            </w:r>
            <w:r w:rsidRPr="58DCA745" w:rsidR="58DCA745">
              <w:rPr>
                <w:rStyle w:val="Hyperlink"/>
              </w:rPr>
              <w:t>1</w:t>
            </w:r>
            <w:r>
              <w:fldChar w:fldCharType="end"/>
            </w:r>
          </w:hyperlink>
        </w:p>
        <w:p w:rsidR="070C4BBF" w:rsidP="070C4BBF" w:rsidRDefault="001C746C" w14:paraId="7E5749FF" w14:textId="5F89E6CD">
          <w:pPr>
            <w:pStyle w:val="Verzeichnis2"/>
            <w:tabs>
              <w:tab w:val="right" w:leader="dot" w:pos="9405"/>
            </w:tabs>
            <w:rPr>
              <w:rStyle w:val="Hyperlink"/>
            </w:rPr>
          </w:pPr>
          <w:hyperlink w:anchor="_Toc905659436">
            <w:r w:rsidRPr="58DCA745" w:rsidR="58DCA745">
              <w:rPr>
                <w:rStyle w:val="Hyperlink"/>
              </w:rPr>
              <w:t>Future expansion</w:t>
            </w:r>
            <w:r>
              <w:tab/>
            </w:r>
            <w:r>
              <w:fldChar w:fldCharType="begin"/>
            </w:r>
            <w:r>
              <w:instrText xml:space="preserve">PAGEREF _Toc905659436 \h</w:instrText>
            </w:r>
            <w:r>
              <w:fldChar w:fldCharType="separate"/>
            </w:r>
            <w:r w:rsidRPr="58DCA745" w:rsidR="58DCA745">
              <w:rPr>
                <w:rStyle w:val="Hyperlink"/>
              </w:rPr>
              <w:t>2</w:t>
            </w:r>
            <w:r>
              <w:fldChar w:fldCharType="end"/>
            </w:r>
          </w:hyperlink>
        </w:p>
        <w:p w:rsidR="070C4BBF" w:rsidP="070C4BBF" w:rsidRDefault="001C746C" w14:paraId="29341111" w14:textId="40EAFE38">
          <w:pPr>
            <w:pStyle w:val="Verzeichnis1"/>
            <w:tabs>
              <w:tab w:val="right" w:leader="dot" w:pos="9405"/>
            </w:tabs>
            <w:rPr>
              <w:rStyle w:val="Hyperlink"/>
            </w:rPr>
          </w:pPr>
          <w:hyperlink w:anchor="_Toc434526023">
            <w:r w:rsidRPr="58DCA745" w:rsidR="58DCA745">
              <w:rPr>
                <w:rStyle w:val="Hyperlink"/>
              </w:rPr>
              <w:t>Course contents</w:t>
            </w:r>
            <w:r>
              <w:tab/>
            </w:r>
            <w:r>
              <w:fldChar w:fldCharType="begin"/>
            </w:r>
            <w:r>
              <w:instrText xml:space="preserve">PAGEREF _Toc434526023 \h</w:instrText>
            </w:r>
            <w:r>
              <w:fldChar w:fldCharType="separate"/>
            </w:r>
            <w:r w:rsidRPr="58DCA745" w:rsidR="58DCA745">
              <w:rPr>
                <w:rStyle w:val="Hyperlink"/>
              </w:rPr>
              <w:t>2</w:t>
            </w:r>
            <w:r>
              <w:fldChar w:fldCharType="end"/>
            </w:r>
          </w:hyperlink>
        </w:p>
        <w:p w:rsidR="070C4BBF" w:rsidP="070C4BBF" w:rsidRDefault="001C746C" w14:paraId="443C8442" w14:textId="4D2CB7BD">
          <w:pPr>
            <w:pStyle w:val="Verzeichnis2"/>
            <w:tabs>
              <w:tab w:val="right" w:leader="dot" w:pos="9405"/>
            </w:tabs>
            <w:rPr>
              <w:rStyle w:val="Hyperlink"/>
            </w:rPr>
          </w:pPr>
          <w:hyperlink w:anchor="_Toc1659393621">
            <w:r w:rsidRPr="58DCA745" w:rsidR="58DCA745">
              <w:rPr>
                <w:rStyle w:val="Hyperlink"/>
              </w:rPr>
              <w:t>Module 1 – Foundations of Python Coding</w:t>
            </w:r>
            <w:r>
              <w:tab/>
            </w:r>
            <w:r>
              <w:fldChar w:fldCharType="begin"/>
            </w:r>
            <w:r>
              <w:instrText xml:space="preserve">PAGEREF _Toc1659393621 \h</w:instrText>
            </w:r>
            <w:r>
              <w:fldChar w:fldCharType="separate"/>
            </w:r>
            <w:r w:rsidRPr="58DCA745" w:rsidR="58DCA745">
              <w:rPr>
                <w:rStyle w:val="Hyperlink"/>
              </w:rPr>
              <w:t>2</w:t>
            </w:r>
            <w:r>
              <w:fldChar w:fldCharType="end"/>
            </w:r>
          </w:hyperlink>
        </w:p>
        <w:p w:rsidR="070C4BBF" w:rsidP="070C4BBF" w:rsidRDefault="001C746C" w14:paraId="254DCCFA" w14:textId="55349537">
          <w:pPr>
            <w:pStyle w:val="Verzeichnis2"/>
            <w:tabs>
              <w:tab w:val="right" w:leader="dot" w:pos="9405"/>
            </w:tabs>
            <w:rPr>
              <w:rStyle w:val="Hyperlink"/>
            </w:rPr>
          </w:pPr>
          <w:hyperlink w:anchor="_Toc1198292866">
            <w:r w:rsidRPr="58DCA745" w:rsidR="58DCA745">
              <w:rPr>
                <w:rStyle w:val="Hyperlink"/>
              </w:rPr>
              <w:t>Module 2 – Git and GitHub for Version Control</w:t>
            </w:r>
            <w:r>
              <w:tab/>
            </w:r>
            <w:r>
              <w:fldChar w:fldCharType="begin"/>
            </w:r>
            <w:r>
              <w:instrText xml:space="preserve">PAGEREF _Toc1198292866 \h</w:instrText>
            </w:r>
            <w:r>
              <w:fldChar w:fldCharType="separate"/>
            </w:r>
            <w:r w:rsidRPr="58DCA745" w:rsidR="58DCA745">
              <w:rPr>
                <w:rStyle w:val="Hyperlink"/>
              </w:rPr>
              <w:t>4</w:t>
            </w:r>
            <w:r>
              <w:fldChar w:fldCharType="end"/>
            </w:r>
          </w:hyperlink>
        </w:p>
        <w:p w:rsidR="070C4BBF" w:rsidP="070C4BBF" w:rsidRDefault="001C746C" w14:paraId="6F857EBC" w14:textId="35F3B57A">
          <w:pPr>
            <w:pStyle w:val="Verzeichnis2"/>
            <w:tabs>
              <w:tab w:val="right" w:leader="dot" w:pos="9405"/>
            </w:tabs>
            <w:rPr>
              <w:rStyle w:val="Hyperlink"/>
            </w:rPr>
          </w:pPr>
          <w:hyperlink w:anchor="_Toc1478765747">
            <w:r w:rsidRPr="58DCA745" w:rsidR="58DCA745">
              <w:rPr>
                <w:rStyle w:val="Hyperlink"/>
              </w:rPr>
              <w:t>Module 3 – Using Large Language Models (LLMs) for Coding Assistance</w:t>
            </w:r>
            <w:r>
              <w:tab/>
            </w:r>
            <w:r>
              <w:fldChar w:fldCharType="begin"/>
            </w:r>
            <w:r>
              <w:instrText xml:space="preserve">PAGEREF _Toc1478765747 \h</w:instrText>
            </w:r>
            <w:r>
              <w:fldChar w:fldCharType="separate"/>
            </w:r>
            <w:r w:rsidRPr="58DCA745" w:rsidR="58DCA745">
              <w:rPr>
                <w:rStyle w:val="Hyperlink"/>
              </w:rPr>
              <w:t>6</w:t>
            </w:r>
            <w:r>
              <w:fldChar w:fldCharType="end"/>
            </w:r>
          </w:hyperlink>
        </w:p>
        <w:p w:rsidR="070C4BBF" w:rsidP="070C4BBF" w:rsidRDefault="001C746C" w14:paraId="0E02C4F3" w14:textId="38FD0E8D">
          <w:pPr>
            <w:pStyle w:val="Verzeichnis2"/>
            <w:tabs>
              <w:tab w:val="right" w:leader="dot" w:pos="9405"/>
            </w:tabs>
            <w:rPr>
              <w:rStyle w:val="Hyperlink"/>
            </w:rPr>
          </w:pPr>
          <w:hyperlink w:anchor="_Toc1640625445">
            <w:r w:rsidRPr="58DCA745" w:rsidR="58DCA745">
              <w:rPr>
                <w:rStyle w:val="Hyperlink"/>
              </w:rPr>
              <w:t>Module 4 – Packaging and Distribution</w:t>
            </w:r>
            <w:r>
              <w:tab/>
            </w:r>
            <w:r>
              <w:fldChar w:fldCharType="begin"/>
            </w:r>
            <w:r>
              <w:instrText xml:space="preserve">PAGEREF _Toc1640625445 \h</w:instrText>
            </w:r>
            <w:r>
              <w:fldChar w:fldCharType="separate"/>
            </w:r>
            <w:r w:rsidRPr="58DCA745" w:rsidR="58DCA745">
              <w:rPr>
                <w:rStyle w:val="Hyperlink"/>
              </w:rPr>
              <w:t>8</w:t>
            </w:r>
            <w:r>
              <w:fldChar w:fldCharType="end"/>
            </w:r>
          </w:hyperlink>
        </w:p>
        <w:p w:rsidR="070C4BBF" w:rsidP="070C4BBF" w:rsidRDefault="001C746C" w14:paraId="4527B13D" w14:textId="2B053D8A">
          <w:pPr>
            <w:pStyle w:val="Verzeichnis2"/>
            <w:tabs>
              <w:tab w:val="right" w:leader="dot" w:pos="9405"/>
            </w:tabs>
            <w:rPr>
              <w:rStyle w:val="Hyperlink"/>
            </w:rPr>
          </w:pPr>
          <w:hyperlink w:anchor="_Toc1213287141">
            <w:r w:rsidRPr="58DCA745" w:rsidR="58DCA745">
              <w:rPr>
                <w:rStyle w:val="Hyperlink"/>
              </w:rPr>
              <w:t>Module 5 – Productive Development Environment</w:t>
            </w:r>
            <w:r>
              <w:tab/>
            </w:r>
            <w:r>
              <w:fldChar w:fldCharType="begin"/>
            </w:r>
            <w:r>
              <w:instrText xml:space="preserve">PAGEREF _Toc1213287141 \h</w:instrText>
            </w:r>
            <w:r>
              <w:fldChar w:fldCharType="separate"/>
            </w:r>
            <w:r w:rsidRPr="58DCA745" w:rsidR="58DCA745">
              <w:rPr>
                <w:rStyle w:val="Hyperlink"/>
              </w:rPr>
              <w:t>10</w:t>
            </w:r>
            <w:r>
              <w:fldChar w:fldCharType="end"/>
            </w:r>
          </w:hyperlink>
        </w:p>
        <w:p w:rsidR="070C4BBF" w:rsidP="070C4BBF" w:rsidRDefault="001C746C" w14:paraId="03CFB76D" w14:textId="70E3C6C2">
          <w:pPr>
            <w:pStyle w:val="Verzeichnis2"/>
            <w:tabs>
              <w:tab w:val="right" w:leader="dot" w:pos="9405"/>
            </w:tabs>
            <w:rPr>
              <w:rStyle w:val="Hyperlink"/>
            </w:rPr>
          </w:pPr>
          <w:hyperlink w:anchor="_Toc1123245767">
            <w:r w:rsidRPr="58DCA745" w:rsidR="58DCA745">
              <w:rPr>
                <w:rStyle w:val="Hyperlink"/>
              </w:rPr>
              <w:t>Module XX – Title of the module</w:t>
            </w:r>
            <w:r>
              <w:tab/>
            </w:r>
            <w:r>
              <w:fldChar w:fldCharType="begin"/>
            </w:r>
            <w:r>
              <w:instrText xml:space="preserve">PAGEREF _Toc1123245767 \h</w:instrText>
            </w:r>
            <w:r>
              <w:fldChar w:fldCharType="separate"/>
            </w:r>
            <w:r w:rsidRPr="58DCA745" w:rsidR="58DCA745">
              <w:rPr>
                <w:rStyle w:val="Hyperlink"/>
              </w:rPr>
              <w:t>12</w:t>
            </w:r>
            <w:r>
              <w:fldChar w:fldCharType="end"/>
            </w:r>
          </w:hyperlink>
          <w:r>
            <w:fldChar w:fldCharType="end"/>
          </w:r>
        </w:p>
      </w:sdtContent>
    </w:sdt>
    <w:p w:rsidR="070C4BBF" w:rsidP="070C4BBF" w:rsidRDefault="070C4BBF" w14:paraId="01F08A3A" w14:textId="317E4320">
      <w:pPr>
        <w:tabs>
          <w:tab w:val="num" w:pos="720"/>
        </w:tabs>
        <w:rPr>
          <w:sz w:val="24"/>
          <w:szCs w:val="24"/>
        </w:rPr>
      </w:pPr>
    </w:p>
    <w:p w:rsidR="070C4BBF" w:rsidRDefault="070C4BBF" w14:paraId="41379185" w14:textId="4DD396CD"/>
    <w:p w:rsidR="10C3C6B1" w:rsidP="070C4BBF" w:rsidRDefault="10C3C6B1" w14:paraId="107F8824" w14:textId="6F202294">
      <w:pPr>
        <w:pStyle w:val="berschrift1"/>
        <w:tabs>
          <w:tab w:val="num" w:pos="720"/>
        </w:tabs>
      </w:pPr>
      <w:commentRangeStart w:id="21"/>
      <w:commentRangeStart w:id="22"/>
      <w:bookmarkStart w:name="_Toc434526023" w:id="1369209742"/>
      <w:r w:rsidR="378F4B39">
        <w:rPr/>
        <w:t>Course contents</w:t>
      </w:r>
      <w:commentRangeEnd w:id="21"/>
      <w:r>
        <w:rPr>
          <w:rStyle w:val="CommentReference"/>
        </w:rPr>
        <w:commentReference w:id="21"/>
      </w:r>
      <w:commentRangeEnd w:id="22"/>
      <w:r>
        <w:rPr>
          <w:rStyle w:val="CommentReference"/>
        </w:rPr>
        <w:commentReference w:id="22"/>
      </w:r>
      <w:bookmarkEnd w:id="1369209742"/>
    </w:p>
    <w:p w:rsidR="10C3C6B1" w:rsidP="070C4BBF" w:rsidRDefault="10C3C6B1" w14:paraId="7B4E16D6" w14:textId="1F253E0B">
      <w:pPr>
        <w:pStyle w:val="berschrift2"/>
        <w:tabs>
          <w:tab w:val="num" w:pos="720"/>
        </w:tabs>
      </w:pPr>
      <w:bookmarkStart w:name="_Toc1659393621" w:id="1688701359"/>
      <w:r w:rsidR="378F4B39">
        <w:rPr/>
        <w:t>Module 1 – Foundations of Python Coding</w:t>
      </w:r>
      <w:bookmarkEnd w:id="1688701359"/>
    </w:p>
    <w:p w:rsidR="01994D49" w:rsidP="070C4BBF" w:rsidRDefault="01994D49" w14:paraId="402F201B" w14:textId="19D4892A">
      <w:pPr>
        <w:pStyle w:val="berschrift3"/>
        <w:tabs>
          <w:tab w:val="num" w:pos="720"/>
        </w:tabs>
      </w:pPr>
      <w:r>
        <w:t>Objective</w:t>
      </w:r>
    </w:p>
    <w:p w:rsidR="01994D49" w:rsidP="070C4BBF" w:rsidRDefault="01994D49" w14:paraId="5F3C3049" w14:textId="1EF77693">
      <w:pPr>
        <w:tabs>
          <w:tab w:val="num" w:pos="720"/>
        </w:tabs>
      </w:pPr>
      <w:r>
        <w:t xml:space="preserve">This module introduces the essential concepts of Python programming and foundational practices required for Scientific Software Development. Participants will learn about Python syntax, how to write clear Python scripts, </w:t>
      </w:r>
      <w:r w:rsidR="0FA9088D">
        <w:t>and organize their code.</w:t>
      </w:r>
    </w:p>
    <w:p w:rsidR="01994D49" w:rsidP="070C4BBF" w:rsidRDefault="01994D49" w14:paraId="0AF28BEA" w14:textId="3D526B1F">
      <w:pPr>
        <w:pStyle w:val="berschrift3"/>
        <w:tabs>
          <w:tab w:val="num" w:pos="720"/>
        </w:tabs>
      </w:pPr>
      <w:r>
        <w:t>Learning Outcome</w:t>
      </w:r>
    </w:p>
    <w:p w:rsidR="533A4AAA" w:rsidP="070C4BBF" w:rsidRDefault="533A4AAA" w14:paraId="5108531C" w14:textId="6716353B">
      <w:pPr>
        <w:tabs>
          <w:tab w:val="num" w:pos="720"/>
        </w:tabs>
      </w:pPr>
      <w:r>
        <w:t>By the end of this module, participants will be able to:</w:t>
      </w:r>
    </w:p>
    <w:p w:rsidR="0F913C88" w:rsidP="070C4BBF" w:rsidRDefault="0F913C88" w14:paraId="458957A0" w14:textId="158CFC0D">
      <w:pPr>
        <w:pStyle w:val="Listenabsatz"/>
        <w:numPr>
          <w:ilvl w:val="0"/>
          <w:numId w:val="5"/>
        </w:numPr>
        <w:tabs>
          <w:tab w:val="num" w:pos="720"/>
        </w:tabs>
      </w:pPr>
      <w:r w:rsidRPr="070C4BBF">
        <w:t xml:space="preserve">Set up a working Python environment using Miniforge3 and </w:t>
      </w:r>
      <w:proofErr w:type="spellStart"/>
      <w:r w:rsidRPr="070C4BBF">
        <w:t>VSCode</w:t>
      </w:r>
      <w:proofErr w:type="spellEnd"/>
      <w:r w:rsidRPr="070C4BBF">
        <w:t>.</w:t>
      </w:r>
    </w:p>
    <w:p w:rsidR="0F913C88" w:rsidP="070C4BBF" w:rsidRDefault="0F913C88" w14:paraId="176BEF75" w14:textId="0D8D9A14">
      <w:pPr>
        <w:pStyle w:val="Listenabsatz"/>
        <w:numPr>
          <w:ilvl w:val="0"/>
          <w:numId w:val="5"/>
        </w:numPr>
        <w:tabs>
          <w:tab w:val="num" w:pos="720"/>
        </w:tabs>
      </w:pPr>
      <w:r w:rsidRPr="070C4BBF">
        <w:t>Understand and use the basic syntax, data structures, and control flow of Python.</w:t>
      </w:r>
    </w:p>
    <w:p w:rsidR="0F913C88" w:rsidP="070C4BBF" w:rsidRDefault="0F913C88" w14:paraId="46D9E39F" w14:textId="1888085A">
      <w:pPr>
        <w:pStyle w:val="Listenabsatz"/>
        <w:numPr>
          <w:ilvl w:val="0"/>
          <w:numId w:val="5"/>
        </w:numPr>
        <w:tabs>
          <w:tab w:val="num" w:pos="720"/>
        </w:tabs>
      </w:pPr>
      <w:r w:rsidRPr="070C4BBF">
        <w:t>Write and execute simple scripts and notebooks.</w:t>
      </w:r>
    </w:p>
    <w:p w:rsidR="0F913C88" w:rsidP="070C4BBF" w:rsidRDefault="0F913C88" w14:paraId="2820AD9F" w14:textId="1CEF3818">
      <w:pPr>
        <w:pStyle w:val="Listenabsatz"/>
        <w:numPr>
          <w:ilvl w:val="0"/>
          <w:numId w:val="5"/>
        </w:numPr>
        <w:tabs>
          <w:tab w:val="num" w:pos="720"/>
        </w:tabs>
      </w:pPr>
      <w:r w:rsidRPr="070C4BBF">
        <w:t>Use core scientific libraries (NumPy, pandas, matplotlib) for analysis and visualization.</w:t>
      </w:r>
    </w:p>
    <w:p w:rsidR="0F913C88" w:rsidP="070C4BBF" w:rsidRDefault="0F913C88" w14:paraId="5B213E5A" w14:textId="7A6ABF72">
      <w:pPr>
        <w:pStyle w:val="Listenabsatz"/>
        <w:numPr>
          <w:ilvl w:val="0"/>
          <w:numId w:val="5"/>
        </w:numPr>
        <w:tabs>
          <w:tab w:val="num" w:pos="720"/>
        </w:tabs>
      </w:pPr>
      <w:r w:rsidRPr="070C4BBF">
        <w:t>Follow Python best practices for code readability, reproducibility, and structure.</w:t>
      </w:r>
    </w:p>
    <w:p w:rsidR="0F913C88" w:rsidP="070C4BBF" w:rsidRDefault="0F913C88" w14:paraId="48A88927" w14:textId="2DECA7AF">
      <w:pPr>
        <w:pStyle w:val="Listenabsatz"/>
        <w:numPr>
          <w:ilvl w:val="0"/>
          <w:numId w:val="5"/>
        </w:numPr>
        <w:tabs>
          <w:tab w:val="num" w:pos="720"/>
        </w:tabs>
      </w:pPr>
      <w:r w:rsidRPr="070C4BBF">
        <w:t>Apply basic concepts of object-oriented programming (OOP).</w:t>
      </w:r>
    </w:p>
    <w:p w:rsidR="0F913C88" w:rsidP="070C4BBF" w:rsidRDefault="0F913C88" w14:paraId="7AAA90F5" w14:textId="442C9544">
      <w:pPr>
        <w:pStyle w:val="Listenabsatz"/>
        <w:numPr>
          <w:ilvl w:val="0"/>
          <w:numId w:val="5"/>
        </w:numPr>
        <w:tabs>
          <w:tab w:val="num" w:pos="720"/>
        </w:tabs>
      </w:pPr>
      <w:r w:rsidRPr="070C4BBF">
        <w:t>Manage dependencies in virtual environments (</w:t>
      </w:r>
      <w:proofErr w:type="spellStart"/>
      <w:r w:rsidRPr="070C4BBF">
        <w:t>conda</w:t>
      </w:r>
      <w:proofErr w:type="spellEnd"/>
      <w:r w:rsidRPr="070C4BBF">
        <w:t xml:space="preserve">, </w:t>
      </w:r>
      <w:proofErr w:type="spellStart"/>
      <w:r w:rsidRPr="070C4BBF">
        <w:t>venv</w:t>
      </w:r>
      <w:proofErr w:type="spellEnd"/>
      <w:r w:rsidRPr="070C4BBF">
        <w:t>, pip).</w:t>
      </w:r>
    </w:p>
    <w:p w:rsidR="01994D49" w:rsidP="070C4BBF" w:rsidRDefault="01994D49" w14:paraId="1C8234BB" w14:textId="56647C40">
      <w:pPr>
        <w:pStyle w:val="berschrift3"/>
        <w:tabs>
          <w:tab w:val="num" w:pos="720"/>
        </w:tabs>
      </w:pPr>
      <w:commentRangeStart w:id="24"/>
      <w:commentRangeStart w:id="25"/>
      <w:r>
        <w:t>Structure</w:t>
      </w:r>
      <w:commentRangeEnd w:id="24"/>
      <w:r>
        <w:rPr>
          <w:rStyle w:val="Kommentarzeichen"/>
          <w:sz w:val="28"/>
          <w:szCs w:val="28"/>
        </w:rPr>
        <w:commentReference w:id="24"/>
      </w:r>
      <w:commentRangeEnd w:id="25"/>
      <w:r>
        <w:commentReference w:id="25"/>
      </w:r>
    </w:p>
    <w:p w:rsidR="676C25C9" w:rsidP="070C4BBF" w:rsidRDefault="676C25C9" w14:paraId="080E666B" w14:textId="6F84ADA0">
      <w:pPr>
        <w:pStyle w:val="Listenabsatz"/>
        <w:numPr>
          <w:ilvl w:val="0"/>
          <w:numId w:val="4"/>
        </w:numPr>
        <w:tabs>
          <w:tab w:val="num" w:pos="720"/>
        </w:tabs>
        <w:spacing w:line="360" w:lineRule="auto"/>
        <w:rPr>
          <w:b/>
          <w:bCs/>
        </w:rPr>
      </w:pPr>
      <w:r w:rsidRPr="61567DA3">
        <w:rPr>
          <w:b/>
          <w:bCs/>
        </w:rPr>
        <w:t xml:space="preserve">Setting up Python and the Development </w:t>
      </w:r>
      <w:r w:rsidRPr="61567DA3" w:rsidR="62C5CA65">
        <w:rPr>
          <w:b/>
          <w:bCs/>
        </w:rPr>
        <w:t>E</w:t>
      </w:r>
      <w:r w:rsidRPr="61567DA3">
        <w:rPr>
          <w:b/>
          <w:bCs/>
        </w:rPr>
        <w:t>nvironment</w:t>
      </w:r>
      <w:ins w:author="Pizarro Blanco, José" w:date="2025-10-28T08:58:00Z" w:id="26">
        <w:r w:rsidRPr="61567DA3" w:rsidR="559E0600">
          <w:rPr>
            <w:b/>
            <w:bCs/>
          </w:rPr>
          <w:t xml:space="preserve"> (</w:t>
        </w:r>
        <w:r w:rsidRPr="61567DA3" w:rsidR="18DC6C61">
          <w:rPr>
            <w:b/>
            <w:bCs/>
          </w:rPr>
          <w:t xml:space="preserve">Session I: </w:t>
        </w:r>
        <w:r w:rsidRPr="61567DA3" w:rsidR="559E0600">
          <w:rPr>
            <w:b/>
            <w:bCs/>
          </w:rPr>
          <w:t>1h - 1h15min)</w:t>
        </w:r>
      </w:ins>
    </w:p>
    <w:p w:rsidR="4C7C542C" w:rsidP="070C4BBF" w:rsidRDefault="4C7C542C" w14:paraId="09F94A6F" w14:textId="709F7765">
      <w:pPr>
        <w:pStyle w:val="Listenabsatz"/>
        <w:numPr>
          <w:ilvl w:val="1"/>
          <w:numId w:val="4"/>
        </w:numPr>
        <w:tabs>
          <w:tab w:val="num" w:pos="720"/>
        </w:tabs>
        <w:spacing w:line="276" w:lineRule="auto"/>
        <w:rPr/>
      </w:pPr>
      <w:r w:rsidR="4C7C542C">
        <w:rPr/>
        <w:t>Installing Python via Miniforge3</w:t>
      </w:r>
    </w:p>
    <w:p w:rsidR="4C7C542C" w:rsidP="070C4BBF" w:rsidRDefault="4C7C542C" w14:paraId="2C7AD232" w14:textId="3C547E83">
      <w:pPr>
        <w:pStyle w:val="Listenabsatz"/>
        <w:numPr>
          <w:ilvl w:val="1"/>
          <w:numId w:val="4"/>
        </w:numPr>
        <w:tabs>
          <w:tab w:val="num" w:pos="720"/>
        </w:tabs>
        <w:spacing w:line="276" w:lineRule="auto"/>
      </w:pPr>
      <w:r>
        <w:t>Creating and managing virtual environments (</w:t>
      </w:r>
      <w:proofErr w:type="spellStart"/>
      <w:r>
        <w:t>conda</w:t>
      </w:r>
      <w:proofErr w:type="spellEnd"/>
      <w:r>
        <w:t xml:space="preserve">, </w:t>
      </w:r>
      <w:proofErr w:type="spellStart"/>
      <w:r>
        <w:t>venv</w:t>
      </w:r>
      <w:proofErr w:type="spellEnd"/>
      <w:r>
        <w:t>)</w:t>
      </w:r>
    </w:p>
    <w:p w:rsidR="4C7C542C" w:rsidP="070C4BBF" w:rsidRDefault="4C7C542C" w14:paraId="63AA3667" w14:textId="69383420">
      <w:pPr>
        <w:pStyle w:val="Listenabsatz"/>
        <w:numPr>
          <w:ilvl w:val="1"/>
          <w:numId w:val="4"/>
        </w:numPr>
        <w:tabs>
          <w:tab w:val="num" w:pos="720"/>
        </w:tabs>
        <w:spacing w:line="276" w:lineRule="auto"/>
      </w:pPr>
      <w:r>
        <w:t>Installing and upgrading packages with pip</w:t>
      </w:r>
    </w:p>
    <w:p w:rsidR="4C7C542C" w:rsidP="070C4BBF" w:rsidRDefault="4C7C542C" w14:paraId="236623FB" w14:textId="4CE7AE7E">
      <w:pPr>
        <w:pStyle w:val="Listenabsatz"/>
        <w:numPr>
          <w:ilvl w:val="1"/>
          <w:numId w:val="4"/>
        </w:numPr>
        <w:tabs>
          <w:tab w:val="num" w:pos="720"/>
        </w:tabs>
        <w:spacing w:line="276" w:lineRule="auto"/>
        <w:rPr/>
      </w:pPr>
      <w:r w:rsidR="4C7C542C">
        <w:rPr/>
        <w:t>Introduction to dependencies</w:t>
      </w:r>
    </w:p>
    <w:p w:rsidR="4C7C542C" w:rsidP="070C4BBF" w:rsidRDefault="4C7C542C" w14:paraId="0C046068" w14:textId="5E2F604C">
      <w:pPr>
        <w:pStyle w:val="Listenabsatz"/>
        <w:numPr>
          <w:ilvl w:val="1"/>
          <w:numId w:val="4"/>
        </w:numPr>
        <w:tabs>
          <w:tab w:val="num" w:pos="720"/>
        </w:tabs>
        <w:spacing w:line="276" w:lineRule="auto"/>
        <w:rPr/>
      </w:pPr>
      <w:r w:rsidR="2D20B527">
        <w:rPr/>
        <w:t>Jupyter notebooks</w:t>
      </w:r>
    </w:p>
    <w:p w:rsidR="4C7C542C" w:rsidP="070C4BBF" w:rsidRDefault="4C7C542C" w14:paraId="0950C455" w14:textId="562329A6">
      <w:pPr>
        <w:pStyle w:val="Listenabsatz"/>
        <w:numPr>
          <w:ilvl w:val="1"/>
          <w:numId w:val="4"/>
        </w:numPr>
        <w:tabs>
          <w:tab w:val="num" w:pos="720"/>
        </w:tabs>
        <w:spacing w:line="276" w:lineRule="auto"/>
        <w:rPr/>
      </w:pPr>
      <w:r w:rsidR="4627B6AE">
        <w:rPr/>
        <w:t>Configuring VSCode for Python development</w:t>
      </w:r>
    </w:p>
    <w:p w:rsidR="4C7C542C" w:rsidP="070C4BBF" w:rsidRDefault="4C7C542C" w14:paraId="4952E329" w14:textId="7A0D1993">
      <w:pPr>
        <w:pStyle w:val="Listenabsatz"/>
        <w:numPr>
          <w:ilvl w:val="0"/>
          <w:numId w:val="4"/>
        </w:numPr>
        <w:tabs>
          <w:tab w:val="num" w:pos="720"/>
        </w:tabs>
        <w:spacing w:line="360" w:lineRule="auto"/>
        <w:rPr>
          <w:b/>
          <w:bCs/>
        </w:rPr>
      </w:pPr>
      <w:r w:rsidRPr="61567DA3">
        <w:rPr>
          <w:b/>
          <w:bCs/>
        </w:rPr>
        <w:t>Introduction to Python</w:t>
      </w:r>
      <w:ins w:author="Pizarro Blanco, José" w:date="2025-10-28T08:58:00Z" w:id="27">
        <w:r w:rsidRPr="61567DA3" w:rsidR="300AAD5C">
          <w:rPr>
            <w:b/>
            <w:bCs/>
          </w:rPr>
          <w:t xml:space="preserve"> (</w:t>
        </w:r>
        <w:r w:rsidRPr="61567DA3" w:rsidR="1787DDF7">
          <w:rPr>
            <w:b/>
            <w:bCs/>
          </w:rPr>
          <w:t xml:space="preserve">Session I: </w:t>
        </w:r>
        <w:r w:rsidRPr="61567DA3" w:rsidR="300AAD5C">
          <w:rPr>
            <w:b/>
            <w:bCs/>
          </w:rPr>
          <w:t>30min)</w:t>
        </w:r>
      </w:ins>
    </w:p>
    <w:p w:rsidR="38772BC7" w:rsidP="070C4BBF" w:rsidRDefault="38772BC7" w14:paraId="20BEA9AD" w14:textId="55EC62B6">
      <w:pPr>
        <w:pStyle w:val="Listenabsatz"/>
        <w:numPr>
          <w:ilvl w:val="1"/>
          <w:numId w:val="4"/>
        </w:numPr>
        <w:tabs>
          <w:tab w:val="num" w:pos="720"/>
        </w:tabs>
        <w:spacing w:line="276" w:lineRule="auto"/>
      </w:pPr>
      <w:r>
        <w:t>Interactive Python terminal (print Hello, World!)</w:t>
      </w:r>
    </w:p>
    <w:p w:rsidR="38772BC7" w:rsidP="070C4BBF" w:rsidRDefault="38772BC7" w14:paraId="4ADA8470" w14:textId="5B2D734B">
      <w:pPr>
        <w:pStyle w:val="Listenabsatz"/>
        <w:numPr>
          <w:ilvl w:val="1"/>
          <w:numId w:val="4"/>
        </w:numPr>
        <w:tabs>
          <w:tab w:val="num" w:pos="720"/>
        </w:tabs>
        <w:spacing w:line="276" w:lineRule="auto"/>
      </w:pPr>
      <w:r>
        <w:t>Variables, constants, and naming conventions</w:t>
      </w:r>
    </w:p>
    <w:p w:rsidR="38772BC7" w:rsidP="070C4BBF" w:rsidRDefault="38772BC7" w14:paraId="40A8C185" w14:textId="6B08006A">
      <w:pPr>
        <w:pStyle w:val="Listenabsatz"/>
        <w:numPr>
          <w:ilvl w:val="1"/>
          <w:numId w:val="4"/>
        </w:numPr>
        <w:tabs>
          <w:tab w:val="num" w:pos="720"/>
        </w:tabs>
        <w:spacing w:line="276" w:lineRule="auto"/>
      </w:pPr>
      <w:r>
        <w:t xml:space="preserve">Basic data types: strings, integers, floats, </w:t>
      </w:r>
      <w:proofErr w:type="spellStart"/>
      <w:r>
        <w:t>booleans</w:t>
      </w:r>
      <w:proofErr w:type="spellEnd"/>
    </w:p>
    <w:p w:rsidR="38772BC7" w:rsidP="070C4BBF" w:rsidRDefault="38772BC7" w14:paraId="4EAF9924" w14:textId="627AD687">
      <w:pPr>
        <w:pStyle w:val="Listenabsatz"/>
        <w:numPr>
          <w:ilvl w:val="1"/>
          <w:numId w:val="4"/>
        </w:numPr>
        <w:tabs>
          <w:tab w:val="num" w:pos="720"/>
        </w:tabs>
        <w:spacing w:line="276" w:lineRule="auto"/>
      </w:pPr>
      <w:r>
        <w:t>Operators and expressions</w:t>
      </w:r>
    </w:p>
    <w:p w:rsidR="4C7C542C" w:rsidP="070C4BBF" w:rsidRDefault="4C7C542C" w14:paraId="59154DDE" w14:textId="69716CCF">
      <w:pPr>
        <w:pStyle w:val="Listenabsatz"/>
        <w:numPr>
          <w:ilvl w:val="0"/>
          <w:numId w:val="4"/>
        </w:numPr>
        <w:tabs>
          <w:tab w:val="num" w:pos="720"/>
        </w:tabs>
        <w:spacing w:line="360" w:lineRule="auto"/>
        <w:rPr>
          <w:b/>
          <w:bCs/>
        </w:rPr>
      </w:pPr>
      <w:r w:rsidRPr="61567DA3">
        <w:rPr>
          <w:b/>
          <w:bCs/>
        </w:rPr>
        <w:t>Core Syntax and Control Flow</w:t>
      </w:r>
      <w:ins w:author="Pizarro Blanco, José" w:date="2025-10-28T08:59:00Z" w:id="28">
        <w:r w:rsidRPr="61567DA3" w:rsidR="12280824">
          <w:rPr>
            <w:b/>
            <w:bCs/>
          </w:rPr>
          <w:t xml:space="preserve"> (Session II: 1h)</w:t>
        </w:r>
      </w:ins>
    </w:p>
    <w:p w:rsidR="23E18007" w:rsidP="070C4BBF" w:rsidRDefault="23E18007" w14:paraId="2EE56830" w14:textId="51CE50BB">
      <w:pPr>
        <w:pStyle w:val="Listenabsatz"/>
        <w:numPr>
          <w:ilvl w:val="1"/>
          <w:numId w:val="4"/>
        </w:numPr>
        <w:tabs>
          <w:tab w:val="num" w:pos="720"/>
        </w:tabs>
        <w:spacing w:line="276" w:lineRule="auto"/>
      </w:pPr>
      <w:r>
        <w:t>Functions and scope</w:t>
      </w:r>
    </w:p>
    <w:p w:rsidR="23E18007" w:rsidP="070C4BBF" w:rsidRDefault="23E18007" w14:paraId="772078C0" w14:textId="0C4FB4AA">
      <w:pPr>
        <w:pStyle w:val="Listenabsatz"/>
        <w:numPr>
          <w:ilvl w:val="1"/>
          <w:numId w:val="4"/>
        </w:numPr>
        <w:tabs>
          <w:tab w:val="num" w:pos="720"/>
        </w:tabs>
        <w:spacing w:line="276" w:lineRule="auto"/>
      </w:pPr>
      <w:r>
        <w:t>Conditional statements (if/</w:t>
      </w:r>
      <w:proofErr w:type="spellStart"/>
      <w:r>
        <w:t>elif</w:t>
      </w:r>
      <w:proofErr w:type="spellEnd"/>
      <w:r>
        <w:t>/else)</w:t>
      </w:r>
    </w:p>
    <w:p w:rsidR="23E18007" w:rsidP="070C4BBF" w:rsidRDefault="23E18007" w14:paraId="7D5779CA" w14:textId="3CFC74C4">
      <w:pPr>
        <w:pStyle w:val="Listenabsatz"/>
        <w:numPr>
          <w:ilvl w:val="1"/>
          <w:numId w:val="4"/>
        </w:numPr>
        <w:tabs>
          <w:tab w:val="num" w:pos="720"/>
        </w:tabs>
        <w:spacing w:line="276" w:lineRule="auto"/>
      </w:pPr>
      <w:r>
        <w:t>Data structures: lists, tuples, dictionaries, sets</w:t>
      </w:r>
    </w:p>
    <w:p w:rsidR="23E18007" w:rsidP="070C4BBF" w:rsidRDefault="23E18007" w14:paraId="650F8753" w14:textId="4C74D962">
      <w:pPr>
        <w:pStyle w:val="Listenabsatz"/>
        <w:numPr>
          <w:ilvl w:val="1"/>
          <w:numId w:val="4"/>
        </w:numPr>
        <w:tabs>
          <w:tab w:val="num" w:pos="720"/>
        </w:tabs>
        <w:spacing w:line="276" w:lineRule="auto"/>
      </w:pPr>
      <w:r>
        <w:t>Iteration (for/while loops)</w:t>
      </w:r>
    </w:p>
    <w:p w:rsidR="23E18007" w:rsidP="070C4BBF" w:rsidRDefault="23E18007" w14:paraId="155178A7" w14:textId="5EC2BE67">
      <w:pPr>
        <w:pStyle w:val="Listenabsatz"/>
        <w:numPr>
          <w:ilvl w:val="1"/>
          <w:numId w:val="4"/>
        </w:numPr>
        <w:tabs>
          <w:tab w:val="num" w:pos="720"/>
        </w:tabs>
        <w:spacing w:line="276" w:lineRule="auto"/>
      </w:pPr>
      <w:r>
        <w:t>Basic file I/O operations</w:t>
      </w:r>
    </w:p>
    <w:p w:rsidR="23E18007" w:rsidP="070C4BBF" w:rsidRDefault="23E18007" w14:paraId="655ED390" w14:textId="346AA9B5">
      <w:pPr>
        <w:pStyle w:val="Listenabsatz"/>
        <w:numPr>
          <w:ilvl w:val="1"/>
          <w:numId w:val="4"/>
        </w:numPr>
        <w:tabs>
          <w:tab w:val="num" w:pos="720"/>
        </w:tabs>
        <w:spacing w:line="276" w:lineRule="auto"/>
      </w:pPr>
      <w:r>
        <w:t>Error and exception handling</w:t>
      </w:r>
    </w:p>
    <w:p w:rsidR="4C7C542C" w:rsidP="11B461EB" w:rsidRDefault="4C7C542C" w14:paraId="125C1FE6" w14:textId="05561A77">
      <w:pPr>
        <w:pStyle w:val="Listenabsatz"/>
        <w:numPr>
          <w:ilvl w:val="0"/>
          <w:numId w:val="4"/>
        </w:numPr>
        <w:tabs>
          <w:tab w:val="num" w:pos="720"/>
        </w:tabs>
        <w:spacing w:line="360" w:lineRule="auto"/>
        <w:rPr/>
      </w:pPr>
      <w:r w:rsidRPr="11B461EB" w:rsidR="4C7C542C">
        <w:rPr>
          <w:b w:val="1"/>
          <w:bCs w:val="1"/>
        </w:rPr>
        <w:t>Working with Files and Data</w:t>
      </w:r>
      <w:ins w:author="Pizarro Blanco, José" w:date="2025-10-28T08:59:00Z" w:id="1620266783">
        <w:r w:rsidRPr="11B461EB" w:rsidR="6A2B9B7C">
          <w:rPr>
            <w:b w:val="1"/>
            <w:bCs w:val="1"/>
          </w:rPr>
          <w:t xml:space="preserve"> (Session III: 1h30min)</w:t>
        </w:r>
      </w:ins>
      <w:r w:rsidR="65B36FD0">
        <w:rPr>
          <w:b w:val="0"/>
          <w:bCs w:val="0"/>
        </w:rPr>
        <w:t xml:space="preserve"> &lt;-- keep it to show examples, and mention where to find the information</w:t>
      </w:r>
    </w:p>
    <w:p w:rsidR="5E59BD90" w:rsidP="070C4BBF" w:rsidRDefault="5E59BD90" w14:paraId="7ABA3339" w14:textId="1D4DE151">
      <w:pPr>
        <w:pStyle w:val="Listenabsatz"/>
        <w:numPr>
          <w:ilvl w:val="1"/>
          <w:numId w:val="4"/>
        </w:numPr>
        <w:tabs>
          <w:tab w:val="num" w:pos="720"/>
        </w:tabs>
        <w:spacing w:line="276" w:lineRule="auto"/>
        <w:rPr/>
      </w:pPr>
      <w:r w:rsidR="5E59BD90">
        <w:rPr/>
        <w:t>Reading and writing text, CSV, and JSON files</w:t>
      </w:r>
    </w:p>
    <w:p w:rsidR="79CD9B2D" w:rsidP="070C4BBF" w:rsidRDefault="79CD9B2D" w14:paraId="29C2E1F2" w14:textId="19AB1A84">
      <w:pPr>
        <w:pStyle w:val="Listenabsatz"/>
        <w:numPr>
          <w:ilvl w:val="1"/>
          <w:numId w:val="4"/>
        </w:numPr>
        <w:tabs>
          <w:tab w:val="num" w:pos="720"/>
        </w:tabs>
        <w:spacing w:line="276" w:lineRule="auto"/>
      </w:pPr>
      <w:r>
        <w:t>Numerical arrays and vectorized operations (</w:t>
      </w:r>
      <w:proofErr w:type="spellStart"/>
      <w:r>
        <w:t>numpy</w:t>
      </w:r>
      <w:proofErr w:type="spellEnd"/>
      <w:r>
        <w:t>)</w:t>
      </w:r>
    </w:p>
    <w:p w:rsidR="10779274" w:rsidP="070C4BBF" w:rsidRDefault="10779274" w14:paraId="50510412" w14:textId="42987745">
      <w:pPr>
        <w:pStyle w:val="Listenabsatz"/>
        <w:numPr>
          <w:ilvl w:val="1"/>
          <w:numId w:val="4"/>
        </w:numPr>
        <w:tabs>
          <w:tab w:val="num" w:pos="720"/>
        </w:tabs>
        <w:spacing w:line="276" w:lineRule="auto"/>
      </w:pPr>
      <w:r>
        <w:t>Visualizing data (matplotlib)</w:t>
      </w:r>
    </w:p>
    <w:p w:rsidR="79CD9B2D" w:rsidP="070C4BBF" w:rsidRDefault="79CD9B2D" w14:paraId="494B4080" w14:textId="49876D93" w14:noSpellErr="1">
      <w:pPr>
        <w:pStyle w:val="Listenabsatz"/>
        <w:numPr>
          <w:ilvl w:val="1"/>
          <w:numId w:val="4"/>
        </w:numPr>
        <w:tabs>
          <w:tab w:val="num" w:pos="720"/>
        </w:tabs>
        <w:spacing w:line="276" w:lineRule="auto"/>
        <w:rPr/>
      </w:pPr>
      <w:r w:rsidR="79CD9B2D">
        <w:rPr/>
        <w:t>S</w:t>
      </w:r>
      <w:r w:rsidR="5E59BD90">
        <w:rPr/>
        <w:t>tructured data handling</w:t>
      </w:r>
      <w:r w:rsidR="5B2C3247">
        <w:rPr/>
        <w:t xml:space="preserve"> (pandas)</w:t>
      </w:r>
    </w:p>
    <w:p w:rsidR="6FB6091D" w:rsidP="11B461EB" w:rsidRDefault="6FB6091D" w14:paraId="0623CE3D" w14:textId="42A7EDB3">
      <w:pPr>
        <w:pStyle w:val="Listenabsatz"/>
        <w:numPr>
          <w:ilvl w:val="1"/>
          <w:numId w:val="4"/>
        </w:numPr>
        <w:tabs>
          <w:tab w:val="num" w:leader="none" w:pos="720"/>
        </w:tabs>
        <w:spacing w:line="276" w:lineRule="auto"/>
        <w:rPr>
          <w:sz w:val="22"/>
          <w:szCs w:val="22"/>
          <w:highlight w:val="darkGray"/>
        </w:rPr>
      </w:pPr>
      <w:commentRangeStart w:id="325762067"/>
      <w:commentRangeStart w:id="1164332959"/>
      <w:r w:rsidRPr="11B461EB" w:rsidR="6FB6091D">
        <w:rPr>
          <w:highlight w:val="darkGray"/>
        </w:rPr>
        <w:t>(Optional) Managing file paths (</w:t>
      </w:r>
      <w:r w:rsidRPr="11B461EB" w:rsidR="6FB6091D">
        <w:rPr>
          <w:highlight w:val="darkGray"/>
        </w:rPr>
        <w:t>os</w:t>
      </w:r>
      <w:r w:rsidRPr="11B461EB" w:rsidR="6FB6091D">
        <w:rPr>
          <w:highlight w:val="darkGray"/>
        </w:rPr>
        <w:t xml:space="preserve">, </w:t>
      </w:r>
      <w:r w:rsidRPr="11B461EB" w:rsidR="6FB6091D">
        <w:rPr>
          <w:highlight w:val="darkGray"/>
        </w:rPr>
        <w:t>pathlib</w:t>
      </w:r>
      <w:r w:rsidRPr="11B461EB" w:rsidR="6FB6091D">
        <w:rPr>
          <w:highlight w:val="darkGray"/>
        </w:rPr>
        <w:t>)</w:t>
      </w:r>
      <w:r w:rsidRPr="11B461EB" w:rsidR="2E5510C2">
        <w:rPr>
          <w:highlight w:val="darkGray"/>
        </w:rPr>
        <w:t xml:space="preserve"> </w:t>
      </w:r>
      <w:commentRangeEnd w:id="325762067"/>
      <w:r>
        <w:rPr>
          <w:rStyle w:val="CommentReference"/>
        </w:rPr>
        <w:commentReference w:id="325762067"/>
      </w:r>
      <w:commentRangeEnd w:id="1164332959"/>
      <w:r>
        <w:rPr>
          <w:rStyle w:val="CommentReference"/>
        </w:rPr>
        <w:commentReference w:id="1164332959"/>
      </w:r>
    </w:p>
    <w:p w:rsidR="58C96321" w:rsidP="11B461EB" w:rsidRDefault="58C96321" w14:paraId="362668B4" w14:textId="6F0E5F0A">
      <w:pPr>
        <w:pStyle w:val="Listenabsatz"/>
        <w:numPr>
          <w:ilvl w:val="1"/>
          <w:numId w:val="4"/>
        </w:numPr>
        <w:tabs>
          <w:tab w:val="num" w:pos="720"/>
        </w:tabs>
        <w:spacing w:line="276" w:lineRule="auto"/>
        <w:rPr>
          <w:color w:val="auto"/>
          <w:highlight w:val="darkGray"/>
        </w:rPr>
      </w:pPr>
      <w:r w:rsidRPr="11B461EB" w:rsidR="58C96321">
        <w:rPr>
          <w:color w:val="auto"/>
          <w:highlight w:val="darkGray"/>
        </w:rPr>
        <w:t>(Optional) Numerical methods in Python (</w:t>
      </w:r>
      <w:r w:rsidRPr="11B461EB" w:rsidR="58C96321">
        <w:rPr>
          <w:color w:val="auto"/>
          <w:highlight w:val="darkGray"/>
        </w:rPr>
        <w:t>scipy</w:t>
      </w:r>
      <w:r w:rsidRPr="11B461EB" w:rsidR="58C96321">
        <w:rPr>
          <w:color w:val="auto"/>
          <w:highlight w:val="darkGray"/>
        </w:rPr>
        <w:t>)</w:t>
      </w:r>
    </w:p>
    <w:p w:rsidR="58C96321" w:rsidP="11B461EB" w:rsidRDefault="58C96321" w14:paraId="2119A2BD" w14:textId="091492BD" w14:noSpellErr="1">
      <w:pPr>
        <w:pStyle w:val="Listenabsatz"/>
        <w:numPr>
          <w:ilvl w:val="1"/>
          <w:numId w:val="4"/>
        </w:numPr>
        <w:tabs>
          <w:tab w:val="num" w:pos="720"/>
        </w:tabs>
        <w:spacing w:line="276" w:lineRule="auto"/>
        <w:rPr>
          <w:highlight w:val="black"/>
        </w:rPr>
      </w:pPr>
      <w:r w:rsidRPr="11B461EB" w:rsidR="58C96321">
        <w:rPr>
          <w:highlight w:val="black"/>
        </w:rPr>
        <w:t>(</w:t>
      </w:r>
      <w:r w:rsidRPr="11B461EB" w:rsidR="40CC3D62">
        <w:rPr>
          <w:highlight w:val="black"/>
        </w:rPr>
        <w:t>Best Practices</w:t>
      </w:r>
      <w:r w:rsidRPr="11B461EB" w:rsidR="5D028188">
        <w:rPr>
          <w:highlight w:val="black"/>
        </w:rPr>
        <w:t>) W</w:t>
      </w:r>
      <w:r w:rsidRPr="11B461EB" w:rsidR="5E59BD90">
        <w:rPr>
          <w:highlight w:val="black"/>
        </w:rPr>
        <w:t xml:space="preserve">hen and how to use </w:t>
      </w:r>
      <w:r w:rsidRPr="11B461EB" w:rsidR="5E59BD90">
        <w:rPr>
          <w:highlight w:val="black"/>
        </w:rPr>
        <w:t>Jupyter</w:t>
      </w:r>
      <w:r w:rsidRPr="11B461EB" w:rsidR="5E59BD90">
        <w:rPr>
          <w:highlight w:val="black"/>
        </w:rPr>
        <w:t xml:space="preserve"> </w:t>
      </w:r>
      <w:r w:rsidRPr="11B461EB" w:rsidR="5E59BD90">
        <w:rPr>
          <w:highlight w:val="black"/>
        </w:rPr>
        <w:t>notebooks</w:t>
      </w:r>
    </w:p>
    <w:p w:rsidR="4C7C542C" w:rsidP="070C4BBF" w:rsidRDefault="4C7C542C" w14:paraId="4FFB0731" w14:textId="24EDB824">
      <w:pPr>
        <w:pStyle w:val="Listenabsatz"/>
        <w:numPr>
          <w:ilvl w:val="0"/>
          <w:numId w:val="4"/>
        </w:numPr>
        <w:tabs>
          <w:tab w:val="num" w:pos="720"/>
        </w:tabs>
        <w:spacing w:line="360" w:lineRule="auto"/>
        <w:rPr>
          <w:b/>
          <w:bCs/>
        </w:rPr>
      </w:pPr>
      <w:r w:rsidRPr="61567DA3">
        <w:rPr>
          <w:b/>
          <w:bCs/>
        </w:rPr>
        <w:t>Code Quality</w:t>
      </w:r>
      <w:ins w:author="Pizarro Blanco, José" w:date="2025-10-28T08:59:00Z" w:id="32">
        <w:r w:rsidRPr="61567DA3" w:rsidR="71F51BF5">
          <w:rPr>
            <w:b/>
            <w:bCs/>
          </w:rPr>
          <w:t xml:space="preserve"> (Session IV: 1h30min)</w:t>
        </w:r>
      </w:ins>
    </w:p>
    <w:p w:rsidR="2DB11E4D" w:rsidP="070C4BBF" w:rsidRDefault="2D6D2ACB" w14:paraId="2AD2B4C0" w14:textId="2A4CCBEA">
      <w:pPr>
        <w:pStyle w:val="Listenabsatz"/>
        <w:numPr>
          <w:ilvl w:val="1"/>
          <w:numId w:val="4"/>
        </w:numPr>
        <w:tabs>
          <w:tab w:val="num" w:pos="720"/>
        </w:tabs>
        <w:spacing w:line="276" w:lineRule="auto"/>
      </w:pPr>
      <w:r>
        <w:t>(Best Practices)</w:t>
      </w:r>
      <w:r w:rsidR="2DB11E4D">
        <w:t xml:space="preserve"> Reproducible research code</w:t>
      </w:r>
    </w:p>
    <w:p w:rsidR="457B65FA" w:rsidP="070C4BBF" w:rsidRDefault="457B65FA" w14:paraId="4035032A" w14:textId="53D168F9">
      <w:pPr>
        <w:pStyle w:val="Listenabsatz"/>
        <w:numPr>
          <w:ilvl w:val="1"/>
          <w:numId w:val="4"/>
        </w:numPr>
        <w:tabs>
          <w:tab w:val="num" w:pos="720"/>
        </w:tabs>
        <w:spacing w:line="276" w:lineRule="auto"/>
      </w:pPr>
      <w:r>
        <w:t>Python style conventions (PEP-8)</w:t>
      </w:r>
    </w:p>
    <w:p w:rsidR="457B65FA" w:rsidP="070C4BBF" w:rsidRDefault="457B65FA" w14:paraId="45A0C683" w14:textId="4FC198FA">
      <w:pPr>
        <w:pStyle w:val="Listenabsatz"/>
        <w:numPr>
          <w:ilvl w:val="1"/>
          <w:numId w:val="4"/>
        </w:numPr>
        <w:tabs>
          <w:tab w:val="num" w:pos="720"/>
        </w:tabs>
        <w:spacing w:line="276" w:lineRule="auto"/>
      </w:pPr>
      <w:r>
        <w:t xml:space="preserve">Writing clear docstrings and comment the </w:t>
      </w:r>
      <w:proofErr w:type="gramStart"/>
      <w:r>
        <w:t>code</w:t>
      </w:r>
      <w:proofErr w:type="gramEnd"/>
    </w:p>
    <w:p w:rsidR="457B65FA" w:rsidP="070C4BBF" w:rsidRDefault="457B65FA" w14:paraId="7327C1F5" w14:textId="477AD501">
      <w:pPr>
        <w:pStyle w:val="Listenabsatz"/>
        <w:numPr>
          <w:ilvl w:val="1"/>
          <w:numId w:val="4"/>
        </w:numPr>
        <w:tabs>
          <w:tab w:val="num" w:pos="720"/>
        </w:tabs>
        <w:spacing w:line="276" w:lineRule="auto"/>
      </w:pPr>
      <w:r>
        <w:t xml:space="preserve">Introduction to Python typing </w:t>
      </w:r>
      <w:commentRangeStart w:id="33"/>
      <w:commentRangeStart w:id="34"/>
      <w:r>
        <w:t>(</w:t>
      </w:r>
      <w:proofErr w:type="spellStart"/>
      <w:r>
        <w:t>mypy</w:t>
      </w:r>
      <w:proofErr w:type="spellEnd"/>
      <w:r>
        <w:t>, ruff)</w:t>
      </w:r>
    </w:p>
    <w:p w:rsidR="457B65FA" w:rsidP="070C4BBF" w:rsidRDefault="457B65FA" w14:paraId="3A387EE7" w14:textId="1A54D012">
      <w:pPr>
        <w:pStyle w:val="Listenabsatz"/>
        <w:numPr>
          <w:ilvl w:val="1"/>
          <w:numId w:val="4"/>
        </w:numPr>
        <w:tabs>
          <w:tab w:val="num" w:pos="720"/>
        </w:tabs>
        <w:spacing w:line="276" w:lineRule="auto"/>
      </w:pPr>
      <w:r>
        <w:t>Basic logging and informative error messages</w:t>
      </w:r>
    </w:p>
    <w:p w:rsidR="457B65FA" w:rsidP="070C4BBF" w:rsidRDefault="457B65FA" w14:paraId="7F78CCAD" w14:textId="24C84A57">
      <w:pPr>
        <w:pStyle w:val="Listenabsatz"/>
        <w:numPr>
          <w:ilvl w:val="1"/>
          <w:numId w:val="4"/>
        </w:numPr>
        <w:tabs>
          <w:tab w:val="num" w:pos="720"/>
        </w:tabs>
        <w:spacing w:line="276" w:lineRule="auto"/>
      </w:pPr>
      <w:r>
        <w:t>Introduction to testing</w:t>
      </w:r>
      <w:commentRangeEnd w:id="33"/>
      <w:r w:rsidR="00073445">
        <w:rPr>
          <w:rStyle w:val="Kommentarzeichen"/>
        </w:rPr>
        <w:commentReference w:id="33"/>
      </w:r>
      <w:commentRangeEnd w:id="34"/>
      <w:r>
        <w:commentReference w:id="34"/>
      </w:r>
    </w:p>
    <w:p w:rsidR="4C7C542C" w:rsidP="070C4BBF" w:rsidRDefault="4C7C542C" w14:paraId="494037C3" w14:textId="629AB485">
      <w:pPr>
        <w:pStyle w:val="Listenabsatz"/>
        <w:numPr>
          <w:ilvl w:val="0"/>
          <w:numId w:val="4"/>
        </w:numPr>
        <w:tabs>
          <w:tab w:val="num" w:pos="720"/>
        </w:tabs>
        <w:spacing w:line="360" w:lineRule="auto"/>
        <w:rPr>
          <w:b/>
          <w:bCs/>
        </w:rPr>
      </w:pPr>
      <w:r w:rsidRPr="61567DA3">
        <w:rPr>
          <w:b/>
          <w:bCs/>
        </w:rPr>
        <w:t>Introduction to Object-Oriented Programming (OOP)</w:t>
      </w:r>
      <w:ins w:author="Pizarro Blanco, José" w:date="2025-10-28T08:59:00Z" w:id="35">
        <w:r w:rsidRPr="61567DA3" w:rsidR="4E99AF10">
          <w:rPr>
            <w:b/>
            <w:bCs/>
          </w:rPr>
          <w:t xml:space="preserve"> (Session V: 1</w:t>
        </w:r>
      </w:ins>
      <w:ins w:author="Pizarro Blanco, José" w:date="2025-10-28T09:00:00Z" w:id="36">
        <w:r w:rsidRPr="61567DA3" w:rsidR="4E99AF10">
          <w:rPr>
            <w:b/>
            <w:bCs/>
          </w:rPr>
          <w:t>h30min)</w:t>
        </w:r>
      </w:ins>
    </w:p>
    <w:p w:rsidR="3CA8876A" w:rsidP="070C4BBF" w:rsidRDefault="3CA8876A" w14:paraId="24289C3D" w14:textId="49FE0B03">
      <w:pPr>
        <w:pStyle w:val="Listenabsatz"/>
        <w:numPr>
          <w:ilvl w:val="1"/>
          <w:numId w:val="4"/>
        </w:numPr>
        <w:tabs>
          <w:tab w:val="num" w:pos="720"/>
        </w:tabs>
        <w:spacing w:line="276" w:lineRule="auto"/>
      </w:pPr>
      <w:r>
        <w:t>Classes, methods, and attributes</w:t>
      </w:r>
    </w:p>
    <w:p w:rsidR="3CA8876A" w:rsidP="070C4BBF" w:rsidRDefault="3CA8876A" w14:paraId="74AFEA0F" w14:textId="0A380F1F">
      <w:pPr>
        <w:pStyle w:val="Listenabsatz"/>
        <w:numPr>
          <w:ilvl w:val="1"/>
          <w:numId w:val="4"/>
        </w:numPr>
        <w:tabs>
          <w:tab w:val="num" w:pos="720"/>
        </w:tabs>
        <w:spacing w:line="276" w:lineRule="auto"/>
      </w:pPr>
      <w:commentRangeStart w:id="37"/>
      <w:r>
        <w:t>Abstraction</w:t>
      </w:r>
    </w:p>
    <w:p w:rsidR="3CA8876A" w:rsidP="070C4BBF" w:rsidRDefault="3CA8876A" w14:paraId="05C7E688" w14:textId="2F1680F3">
      <w:pPr>
        <w:pStyle w:val="Listenabsatz"/>
        <w:numPr>
          <w:ilvl w:val="1"/>
          <w:numId w:val="4"/>
        </w:numPr>
        <w:tabs>
          <w:tab w:val="num" w:pos="720"/>
        </w:tabs>
        <w:spacing w:line="276" w:lineRule="auto"/>
      </w:pPr>
      <w:r>
        <w:t>Dunder methods and naming conventions</w:t>
      </w:r>
    </w:p>
    <w:p w:rsidR="3CA8876A" w:rsidP="070C4BBF" w:rsidRDefault="3CA8876A" w14:paraId="29F6E0D1" w14:textId="1760FE13">
      <w:pPr>
        <w:pStyle w:val="Listenabsatz"/>
        <w:numPr>
          <w:ilvl w:val="1"/>
          <w:numId w:val="4"/>
        </w:numPr>
        <w:tabs>
          <w:tab w:val="num" w:pos="720"/>
        </w:tabs>
        <w:spacing w:line="276" w:lineRule="auto"/>
      </w:pPr>
      <w:r>
        <w:t>SOLID principles and functional programming</w:t>
      </w:r>
    </w:p>
    <w:p w:rsidR="4C7C542C" w:rsidP="070C4BBF" w:rsidRDefault="4C7C542C" w14:paraId="01FD7811" w14:textId="24F860A4">
      <w:pPr>
        <w:pStyle w:val="Listenabsatz"/>
        <w:numPr>
          <w:ilvl w:val="0"/>
          <w:numId w:val="4"/>
        </w:numPr>
        <w:tabs>
          <w:tab w:val="num" w:pos="720"/>
        </w:tabs>
        <w:spacing w:line="360" w:lineRule="auto"/>
        <w:rPr>
          <w:b w:val="1"/>
          <w:bCs w:val="1"/>
        </w:rPr>
      </w:pPr>
      <w:r w:rsidRPr="11B461EB" w:rsidR="3E828DA5">
        <w:rPr>
          <w:b w:val="1"/>
          <w:bCs w:val="1"/>
        </w:rPr>
        <w:t>Teaser</w:t>
      </w:r>
      <w:r w:rsidRPr="11B461EB" w:rsidR="2B2724A1">
        <w:rPr>
          <w:b w:val="1"/>
          <w:bCs w:val="1"/>
        </w:rPr>
        <w:t xml:space="preserve"> to </w:t>
      </w:r>
      <w:r w:rsidRPr="11B461EB" w:rsidR="4C7C542C">
        <w:rPr>
          <w:b w:val="1"/>
          <w:bCs w:val="1"/>
        </w:rPr>
        <w:t>Project Organization</w:t>
      </w:r>
      <w:ins w:author="Pizarro Blanco, José" w:date="2025-10-28T09:00:00Z" w:id="676134496">
        <w:r w:rsidRPr="11B461EB" w:rsidR="2D3037E3">
          <w:rPr>
            <w:b w:val="1"/>
            <w:bCs w:val="1"/>
          </w:rPr>
          <w:t xml:space="preserve"> (Session V: 30</w:t>
        </w:r>
        <w:r w:rsidRPr="11B461EB" w:rsidR="2D3037E3">
          <w:rPr>
            <w:b w:val="1"/>
            <w:bCs w:val="1"/>
          </w:rPr>
          <w:t>min</w:t>
        </w:r>
        <w:r w:rsidRPr="11B461EB" w:rsidR="2D3037E3">
          <w:rPr>
            <w:b w:val="1"/>
            <w:bCs w:val="1"/>
          </w:rPr>
          <w:t>)</w:t>
        </w:r>
      </w:ins>
    </w:p>
    <w:p w:rsidR="5C562598" w:rsidP="070C4BBF" w:rsidRDefault="5C562598" w14:paraId="0683935D" w14:textId="396C2D9B">
      <w:pPr>
        <w:pStyle w:val="Listenabsatz"/>
        <w:numPr>
          <w:ilvl w:val="1"/>
          <w:numId w:val="4"/>
        </w:numPr>
        <w:tabs>
          <w:tab w:val="num" w:pos="720"/>
        </w:tabs>
        <w:spacing w:line="276" w:lineRule="auto"/>
        <w:rPr/>
      </w:pPr>
      <w:r w:rsidR="5C562598">
        <w:rPr/>
        <w:t>Recommended folder structure (/</w:t>
      </w:r>
      <w:r w:rsidR="5C562598">
        <w:rPr/>
        <w:t>src</w:t>
      </w:r>
      <w:r w:rsidR="5C562598">
        <w:rPr/>
        <w:t>, /dat</w:t>
      </w:r>
      <w:r w:rsidR="5C562598">
        <w:rPr/>
        <w:t>a, /not</w:t>
      </w:r>
      <w:r w:rsidR="5C562598">
        <w:rPr/>
        <w:t>ebooks)</w:t>
      </w:r>
    </w:p>
    <w:p w:rsidR="352C3306" w:rsidP="11B461EB" w:rsidRDefault="352C3306" w14:paraId="07DE1403" w14:textId="4605BAF9">
      <w:pPr>
        <w:pStyle w:val="Listenabsatz"/>
        <w:numPr>
          <w:ilvl w:val="1"/>
          <w:numId w:val="4"/>
        </w:numPr>
        <w:tabs>
          <w:tab w:val="num" w:leader="none" w:pos="720"/>
        </w:tabs>
        <w:spacing w:line="276" w:lineRule="auto"/>
        <w:rPr/>
      </w:pPr>
      <w:r w:rsidR="352C3306">
        <w:rPr/>
        <w:t>Introduction to templates</w:t>
      </w:r>
    </w:p>
    <w:p w:rsidR="5C562598" w:rsidP="070C4BBF" w:rsidRDefault="2389EB09" w14:paraId="27F138A5" w14:textId="5764F5F4">
      <w:pPr>
        <w:pStyle w:val="Listenabsatz"/>
        <w:numPr>
          <w:ilvl w:val="1"/>
          <w:numId w:val="4"/>
        </w:numPr>
        <w:tabs>
          <w:tab w:val="num" w:pos="720"/>
        </w:tabs>
        <w:spacing w:line="276" w:lineRule="auto"/>
      </w:pPr>
      <w:r>
        <w:t xml:space="preserve">(Best </w:t>
      </w:r>
      <w:r w:rsidR="7CED82B2">
        <w:t>P</w:t>
      </w:r>
      <w:r>
        <w:t xml:space="preserve">ractices) </w:t>
      </w:r>
      <w:r w:rsidR="5C562598">
        <w:t>Naming and modularization</w:t>
      </w:r>
    </w:p>
    <w:p w:rsidR="5C562598" w:rsidP="61567DA3" w:rsidRDefault="5C562598" w14:paraId="2AFC810E" w14:textId="5339E525">
      <w:pPr>
        <w:pStyle w:val="Listenabsatz"/>
        <w:numPr>
          <w:ilvl w:val="1"/>
          <w:numId w:val="4"/>
        </w:numPr>
        <w:tabs>
          <w:tab w:val="num" w:pos="720"/>
        </w:tabs>
        <w:spacing w:line="276" w:lineRule="auto"/>
      </w:pPr>
      <w:r>
        <w:t>Fixing circular import problems</w:t>
      </w:r>
      <w:commentRangeEnd w:id="37"/>
      <w:r w:rsidR="00073445">
        <w:rPr>
          <w:rStyle w:val="Kommentarzeichen"/>
        </w:rPr>
        <w:commentReference w:id="37"/>
      </w:r>
    </w:p>
    <w:p w:rsidR="31EF69B1" w:rsidP="005B14AF" w:rsidRDefault="31EF69B1" w14:paraId="2E58DE99" w14:textId="134D876E">
      <w:pPr>
        <w:tabs>
          <w:tab w:val="num" w:pos="720"/>
        </w:tabs>
        <w:rPr>
          <w:ins w:author="Pizarro Blanco, José" w:date="2025-10-28T09:02:00Z" w:id="39"/>
        </w:rPr>
      </w:pPr>
      <w:ins w:author="Pizarro Blanco, José" w:date="2025-10-28T09:02:00Z" w:id="40">
        <w:r>
          <w:t>Estimated duration (</w:t>
        </w:r>
        <w:commentRangeStart w:id="41"/>
        <w:r>
          <w:t>2</w:t>
        </w:r>
      </w:ins>
      <w:ins w:author="Pizarro Blanco, José" w:date="2025-10-28T09:03:00Z" w:id="42">
        <w:r>
          <w:t>-3</w:t>
        </w:r>
      </w:ins>
      <w:ins w:author="Pizarro Blanco, José" w:date="2025-10-28T09:02:00Z" w:id="43">
        <w:r>
          <w:t xml:space="preserve"> Sessions per week</w:t>
        </w:r>
      </w:ins>
      <w:commentRangeEnd w:id="41"/>
      <w:r w:rsidR="005B14AF">
        <w:rPr>
          <w:rStyle w:val="Kommentarzeichen"/>
        </w:rPr>
        <w:commentReference w:id="41"/>
      </w:r>
      <w:ins w:author="Pizarro Blanco, José" w:date="2025-10-28T09:02:00Z" w:id="44">
        <w:r>
          <w:t xml:space="preserve">): </w:t>
        </w:r>
      </w:ins>
      <w:ins w:author="Pizarro Blanco, José" w:date="2025-10-28T09:03:00Z" w:id="45">
        <w:r>
          <w:t>2</w:t>
        </w:r>
        <w:commentRangeStart w:id="46"/>
        <w:r>
          <w:t>-</w:t>
        </w:r>
      </w:ins>
      <w:commentRangeEnd w:id="46"/>
      <w:r>
        <w:rPr>
          <w:rStyle w:val="Kommentarzeichen"/>
        </w:rPr>
        <w:commentReference w:id="46"/>
      </w:r>
      <w:ins w:author="Pizarro Blanco, José" w:date="2025-10-28T09:02:00Z" w:id="47">
        <w:r>
          <w:t>3 weeks.</w:t>
        </w:r>
      </w:ins>
    </w:p>
    <w:p w:rsidR="1959D9B3" w:rsidP="070C4BBF" w:rsidRDefault="1959D9B3" w14:paraId="429CC82E" w14:textId="7A243FFC">
      <w:pPr>
        <w:pStyle w:val="berschrift3"/>
        <w:tabs>
          <w:tab w:val="num" w:pos="720"/>
        </w:tabs>
      </w:pPr>
      <w:r>
        <w:t>Participants projects goals</w:t>
      </w:r>
    </w:p>
    <w:p w:rsidR="1959D9B3" w:rsidP="070C4BBF" w:rsidRDefault="1959D9B3" w14:paraId="238A2289" w14:textId="53971C6D">
      <w:pPr>
        <w:tabs>
          <w:tab w:val="num" w:pos="720"/>
        </w:tabs>
      </w:pPr>
      <w:r>
        <w:t>Each participant should ...</w:t>
      </w:r>
    </w:p>
    <w:p w:rsidR="070C4BBF" w:rsidP="070C4BBF" w:rsidRDefault="070C4BBF" w14:paraId="03558390" w14:textId="3DB20CBD">
      <w:pPr>
        <w:pStyle w:val="berschrift2"/>
        <w:tabs>
          <w:tab w:val="num" w:pos="720"/>
        </w:tabs>
      </w:pPr>
    </w:p>
    <w:p w:rsidR="070C4BBF" w:rsidRDefault="070C4BBF" w14:paraId="76E68C90" w14:textId="26E1DFC1">
      <w:r>
        <w:br w:type="page"/>
      </w:r>
    </w:p>
    <w:p w:rsidR="10C3C6B1" w:rsidP="070C4BBF" w:rsidRDefault="10C3C6B1" w14:paraId="439CAC2C" w14:textId="60ABA930">
      <w:pPr>
        <w:pStyle w:val="berschrift2"/>
        <w:tabs>
          <w:tab w:val="num" w:pos="720"/>
        </w:tabs>
      </w:pPr>
      <w:bookmarkStart w:name="_Toc1198292866" w:id="1176781004"/>
      <w:r w:rsidR="378F4B39">
        <w:rPr/>
        <w:t>Module 2 – Git and GitHub for Version Control</w:t>
      </w:r>
      <w:bookmarkEnd w:id="1176781004"/>
    </w:p>
    <w:p w:rsidR="02D00824" w:rsidP="070C4BBF" w:rsidRDefault="02D00824" w14:paraId="15995A79" w14:textId="19D4892A">
      <w:pPr>
        <w:pStyle w:val="berschrift3"/>
        <w:tabs>
          <w:tab w:val="num" w:pos="720"/>
        </w:tabs>
      </w:pPr>
      <w:r>
        <w:t>Objective</w:t>
      </w:r>
    </w:p>
    <w:p w:rsidR="02D00824" w:rsidP="070C4BBF" w:rsidRDefault="02D00824" w14:paraId="2240EF27" w14:textId="2452D7CF">
      <w:pPr>
        <w:tabs>
          <w:tab w:val="num" w:pos="720"/>
        </w:tabs>
      </w:pPr>
      <w:r>
        <w:t>This module</w:t>
      </w:r>
      <w:r w:rsidR="2CDC62C5">
        <w:t xml:space="preserve"> introduces the principles and practical use of version control systems, focusing on Git and GitHub. Participants will learn</w:t>
      </w:r>
      <w:r w:rsidR="74879105">
        <w:t xml:space="preserve"> how to track changes in code, collaborate efficiently using GitHub, and integrate version control into their Scientific Software Development process.</w:t>
      </w:r>
    </w:p>
    <w:p w:rsidR="02D00824" w:rsidP="070C4BBF" w:rsidRDefault="02D00824" w14:paraId="7B579719" w14:textId="3D526B1F">
      <w:pPr>
        <w:pStyle w:val="berschrift3"/>
        <w:tabs>
          <w:tab w:val="num" w:pos="720"/>
        </w:tabs>
      </w:pPr>
      <w:r>
        <w:t>Learning Outcome</w:t>
      </w:r>
    </w:p>
    <w:p w:rsidR="02D00824" w:rsidP="070C4BBF" w:rsidRDefault="02D00824" w14:paraId="6CF8C990" w14:textId="6716353B">
      <w:pPr>
        <w:tabs>
          <w:tab w:val="num" w:pos="720"/>
        </w:tabs>
      </w:pPr>
      <w:r>
        <w:t>By the end of this module, participants will be able to:</w:t>
      </w:r>
    </w:p>
    <w:p w:rsidR="0B4A1757" w:rsidP="070C4BBF" w:rsidRDefault="0B4A1757" w14:paraId="787EE3B2" w14:textId="77606BEA">
      <w:pPr>
        <w:pStyle w:val="Listenabsatz"/>
        <w:numPr>
          <w:ilvl w:val="0"/>
          <w:numId w:val="5"/>
        </w:numPr>
        <w:tabs>
          <w:tab w:val="num" w:pos="720"/>
        </w:tabs>
      </w:pPr>
      <w:r w:rsidRPr="070C4BBF">
        <w:t>Understand version control, branching, and history of commits.</w:t>
      </w:r>
    </w:p>
    <w:p w:rsidR="0B4A1757" w:rsidP="070C4BBF" w:rsidRDefault="0B4A1757" w14:paraId="6BC46BA8" w14:textId="0AFB0191">
      <w:pPr>
        <w:pStyle w:val="Listenabsatz"/>
        <w:numPr>
          <w:ilvl w:val="0"/>
          <w:numId w:val="5"/>
        </w:numPr>
        <w:tabs>
          <w:tab w:val="num" w:pos="720"/>
        </w:tabs>
      </w:pPr>
      <w:r w:rsidRPr="070C4BBF">
        <w:t>Collaborate using GitHub (</w:t>
      </w:r>
      <w:bookmarkStart w:name="_Int_AHx5Jb4u" w:id="49"/>
      <w:r w:rsidRPr="070C4BBF">
        <w:t>forking</w:t>
      </w:r>
      <w:bookmarkEnd w:id="49"/>
      <w:r w:rsidRPr="070C4BBF">
        <w:t>, pull requests, issues, reviews).</w:t>
      </w:r>
    </w:p>
    <w:p w:rsidR="0B4A1757" w:rsidP="070C4BBF" w:rsidRDefault="0B4A1757" w14:paraId="454D5823" w14:textId="12AA7AF8">
      <w:pPr>
        <w:pStyle w:val="Listenabsatz"/>
        <w:numPr>
          <w:ilvl w:val="0"/>
          <w:numId w:val="5"/>
        </w:numPr>
        <w:tabs>
          <w:tab w:val="num" w:pos="720"/>
        </w:tabs>
      </w:pPr>
      <w:r w:rsidRPr="070C4BBF">
        <w:t xml:space="preserve">Manage repositories efficiently using Git in </w:t>
      </w:r>
      <w:bookmarkStart w:name="_Int_emlgYclr" w:id="50"/>
      <w:proofErr w:type="spellStart"/>
      <w:r w:rsidRPr="070C4BBF">
        <w:t>VSCode</w:t>
      </w:r>
      <w:bookmarkEnd w:id="50"/>
      <w:proofErr w:type="spellEnd"/>
      <w:r w:rsidRPr="070C4BBF">
        <w:t xml:space="preserve"> and from the command line.</w:t>
      </w:r>
    </w:p>
    <w:p w:rsidR="0B4A1757" w:rsidP="070C4BBF" w:rsidRDefault="0B4A1757" w14:paraId="545489EC" w14:textId="5D2FC106">
      <w:pPr>
        <w:pStyle w:val="Listenabsatz"/>
        <w:numPr>
          <w:ilvl w:val="0"/>
          <w:numId w:val="5"/>
        </w:numPr>
        <w:tabs>
          <w:tab w:val="num" w:pos="720"/>
        </w:tabs>
      </w:pPr>
      <w:commentRangeStart w:id="51"/>
      <w:r w:rsidRPr="070C4BBF">
        <w:t>Resolve common Git conflicts.</w:t>
      </w:r>
      <w:commentRangeEnd w:id="51"/>
      <w:r w:rsidR="00607198">
        <w:rPr>
          <w:rStyle w:val="Kommentarzeichen"/>
        </w:rPr>
        <w:commentReference w:id="51"/>
      </w:r>
    </w:p>
    <w:p w:rsidR="02D00824" w:rsidP="070C4BBF" w:rsidRDefault="02D00824" w14:paraId="246D25AB" w14:textId="56647C40">
      <w:pPr>
        <w:pStyle w:val="berschrift3"/>
        <w:tabs>
          <w:tab w:val="num" w:pos="720"/>
        </w:tabs>
      </w:pPr>
      <w:r>
        <w:t>Structure</w:t>
      </w:r>
    </w:p>
    <w:p w:rsidR="76E5B761" w:rsidP="61567DA3" w:rsidRDefault="76E5B761" w14:paraId="71C17EAE" w14:textId="0D419FC0">
      <w:pPr>
        <w:pStyle w:val="Listenabsatz"/>
        <w:numPr>
          <w:ilvl w:val="0"/>
          <w:numId w:val="3"/>
        </w:numPr>
        <w:tabs>
          <w:tab w:val="num" w:pos="720"/>
        </w:tabs>
        <w:rPr>
          <w:b/>
          <w:bCs/>
        </w:rPr>
      </w:pPr>
      <w:r w:rsidRPr="61567DA3">
        <w:rPr>
          <w:b/>
          <w:bCs/>
        </w:rPr>
        <w:t>Introduction to Version Control</w:t>
      </w:r>
    </w:p>
    <w:p w:rsidR="1C078F10" w:rsidP="61567DA3" w:rsidRDefault="1C078F10" w14:paraId="77B6300D" w14:textId="3C84E4BD">
      <w:pPr>
        <w:pStyle w:val="Listenabsatz"/>
        <w:numPr>
          <w:ilvl w:val="1"/>
          <w:numId w:val="3"/>
        </w:numPr>
        <w:tabs>
          <w:tab w:val="num" w:pos="720"/>
        </w:tabs>
      </w:pPr>
      <w:r>
        <w:t>What is Version Control and why do researchers need it?</w:t>
      </w:r>
    </w:p>
    <w:p w:rsidR="48E87C17" w:rsidP="61567DA3" w:rsidRDefault="48E87C17" w14:paraId="2769E073" w14:textId="7719B010">
      <w:pPr>
        <w:pStyle w:val="Listenabsatz"/>
        <w:numPr>
          <w:ilvl w:val="1"/>
          <w:numId w:val="3"/>
        </w:numPr>
        <w:tabs>
          <w:tab w:val="num" w:pos="720"/>
        </w:tabs>
      </w:pPr>
      <w:r>
        <w:t xml:space="preserve">Branches and tracked </w:t>
      </w:r>
      <w:proofErr w:type="gramStart"/>
      <w:r>
        <w:t>history</w:t>
      </w:r>
      <w:proofErr w:type="gramEnd"/>
    </w:p>
    <w:p w:rsidR="0D9C1BAA" w:rsidP="61567DA3" w:rsidRDefault="0D9C1BAA" w14:paraId="6458C45C" w14:textId="3C40EE58">
      <w:pPr>
        <w:pStyle w:val="Listenabsatz"/>
        <w:numPr>
          <w:ilvl w:val="1"/>
          <w:numId w:val="3"/>
        </w:numPr>
        <w:tabs>
          <w:tab w:val="num" w:pos="720"/>
        </w:tabs>
      </w:pPr>
      <w:r>
        <w:t>Semantic versioning and tagging</w:t>
      </w:r>
    </w:p>
    <w:p w:rsidR="76E5B761" w:rsidP="61567DA3" w:rsidRDefault="76E5B761" w14:paraId="11EA06A9" w14:textId="301722F7">
      <w:pPr>
        <w:pStyle w:val="Listenabsatz"/>
        <w:numPr>
          <w:ilvl w:val="0"/>
          <w:numId w:val="3"/>
        </w:numPr>
        <w:tabs>
          <w:tab w:val="num" w:pos="720"/>
        </w:tabs>
        <w:rPr>
          <w:b/>
          <w:bCs/>
        </w:rPr>
      </w:pPr>
      <w:r w:rsidRPr="61567DA3">
        <w:rPr>
          <w:b/>
          <w:bCs/>
        </w:rPr>
        <w:t>Local Git basics</w:t>
      </w:r>
    </w:p>
    <w:p w:rsidR="76E5B761" w:rsidP="61567DA3" w:rsidRDefault="53FA9CBD" w14:paraId="276F8137" w14:textId="57750ACA">
      <w:pPr>
        <w:pStyle w:val="Listenabsatz"/>
        <w:numPr>
          <w:ilvl w:val="1"/>
          <w:numId w:val="3"/>
        </w:numPr>
        <w:tabs>
          <w:tab w:val="num" w:pos="720"/>
        </w:tabs>
      </w:pPr>
      <w:r>
        <w:t>Initializing git project in a local directory</w:t>
      </w:r>
    </w:p>
    <w:p w:rsidR="76E5B761" w:rsidP="61567DA3" w:rsidRDefault="53FA9CBD" w14:paraId="1A9D23DE" w14:textId="309E7ABD">
      <w:pPr>
        <w:pStyle w:val="Listenabsatz"/>
        <w:numPr>
          <w:ilvl w:val="1"/>
          <w:numId w:val="3"/>
        </w:numPr>
        <w:tabs>
          <w:tab w:val="num" w:pos="720"/>
        </w:tabs>
      </w:pPr>
      <w:r>
        <w:t>Different useful commands: status, log, branch, checkout</w:t>
      </w:r>
    </w:p>
    <w:p w:rsidR="76E5B761" w:rsidP="61567DA3" w:rsidRDefault="7FB6F147" w14:paraId="0A70A6C1" w14:textId="3C4CB9F9">
      <w:pPr>
        <w:pStyle w:val="Listenabsatz"/>
        <w:numPr>
          <w:ilvl w:val="1"/>
          <w:numId w:val="3"/>
        </w:numPr>
        <w:tabs>
          <w:tab w:val="num" w:pos="720"/>
        </w:tabs>
      </w:pPr>
      <w:r>
        <w:t xml:space="preserve">Commit best practices: messages, </w:t>
      </w:r>
      <w:commentRangeStart w:id="52"/>
      <w:commentRangeStart w:id="53"/>
      <w:r>
        <w:t>avoid unnecessary files</w:t>
      </w:r>
      <w:commentRangeEnd w:id="52"/>
      <w:r w:rsidR="00263C14">
        <w:rPr>
          <w:rStyle w:val="Kommentarzeichen"/>
        </w:rPr>
        <w:commentReference w:id="52"/>
      </w:r>
      <w:commentRangeEnd w:id="53"/>
      <w:r>
        <w:commentReference w:id="53"/>
      </w:r>
    </w:p>
    <w:p w:rsidR="76E5B761" w:rsidP="61567DA3" w:rsidRDefault="53FA9CBD" w14:paraId="1123613B" w14:textId="37185722">
      <w:pPr>
        <w:pStyle w:val="Listenabsatz"/>
        <w:numPr>
          <w:ilvl w:val="1"/>
          <w:numId w:val="3"/>
        </w:numPr>
        <w:tabs>
          <w:tab w:val="num" w:pos="720"/>
        </w:tabs>
      </w:pPr>
      <w:commentRangeStart w:id="54"/>
      <w:r>
        <w:t>Adding tags</w:t>
      </w:r>
      <w:commentRangeEnd w:id="54"/>
      <w:r w:rsidR="005C403F">
        <w:rPr>
          <w:rStyle w:val="Kommentarzeichen"/>
        </w:rPr>
        <w:commentReference w:id="54"/>
      </w:r>
    </w:p>
    <w:p w:rsidR="76E5B761" w:rsidP="61567DA3" w:rsidRDefault="53FA9CBD" w14:paraId="247E3432" w14:textId="4F07EA58">
      <w:pPr>
        <w:pStyle w:val="Listenabsatz"/>
        <w:numPr>
          <w:ilvl w:val="1"/>
          <w:numId w:val="3"/>
        </w:numPr>
        <w:tabs>
          <w:tab w:val="num" w:pos="720"/>
        </w:tabs>
      </w:pPr>
      <w:r>
        <w:t xml:space="preserve">The </w:t>
      </w:r>
      <w:r w:rsidR="0FD156DF">
        <w:t>Git history</w:t>
      </w:r>
      <w:r w:rsidR="12F481F3">
        <w:t xml:space="preserve"> folder</w:t>
      </w:r>
      <w:r w:rsidR="60704AA0">
        <w:t xml:space="preserve"> (.git)</w:t>
      </w:r>
    </w:p>
    <w:p w:rsidR="76E5B761" w:rsidP="11B461EB" w:rsidRDefault="76E5B761" w14:paraId="38660F8C" w14:textId="19C7BE8B">
      <w:pPr>
        <w:pStyle w:val="Listenabsatz"/>
        <w:numPr>
          <w:ilvl w:val="0"/>
          <w:numId w:val="3"/>
        </w:numPr>
        <w:tabs>
          <w:tab w:val="num" w:pos="720"/>
        </w:tabs>
        <w:rPr>
          <w:b w:val="0"/>
          <w:bCs w:val="0"/>
        </w:rPr>
      </w:pPr>
      <w:r w:rsidRPr="11B461EB" w:rsidR="76E5B761">
        <w:rPr>
          <w:b w:val="1"/>
          <w:bCs w:val="1"/>
        </w:rPr>
        <w:t>Collaborating in GitHub</w:t>
      </w:r>
      <w:r w:rsidR="6F6C33A9">
        <w:rPr>
          <w:b w:val="0"/>
          <w:bCs w:val="0"/>
        </w:rPr>
        <w:t xml:space="preserve"> &lt;-- find some good examples for participants to check live </w:t>
      </w:r>
    </w:p>
    <w:p w:rsidR="488AF8CF" w:rsidP="61567DA3" w:rsidRDefault="3E49CF69" w14:paraId="4EF453AE" w14:textId="5F7A8299">
      <w:pPr>
        <w:pStyle w:val="Listenabsatz"/>
        <w:numPr>
          <w:ilvl w:val="1"/>
          <w:numId w:val="3"/>
        </w:numPr>
        <w:tabs>
          <w:tab w:val="num" w:pos="720"/>
        </w:tabs>
      </w:pPr>
      <w:r>
        <w:t>Local vs. Remote git repositories</w:t>
      </w:r>
    </w:p>
    <w:p w:rsidR="488AF8CF" w:rsidP="61567DA3" w:rsidRDefault="3EFB8FF0" w14:paraId="0FAE18AD" w14:textId="77205B85">
      <w:pPr>
        <w:pStyle w:val="Listenabsatz"/>
        <w:numPr>
          <w:ilvl w:val="1"/>
          <w:numId w:val="3"/>
        </w:numPr>
        <w:tabs>
          <w:tab w:val="num" w:pos="720"/>
        </w:tabs>
        <w:rPr/>
      </w:pPr>
      <w:r w:rsidR="3EFB8FF0">
        <w:rPr/>
        <w:t xml:space="preserve">GitHub structure: repositories, issues, pull </w:t>
      </w:r>
      <w:r w:rsidR="3EFB8FF0">
        <w:rPr/>
        <w:t>requests</w:t>
      </w:r>
      <w:r w:rsidR="69374AAB">
        <w:rPr/>
        <w:t>, forks</w:t>
      </w:r>
    </w:p>
    <w:p w:rsidR="488AF8CF" w:rsidP="61567DA3" w:rsidRDefault="1ECCD2CB" w14:paraId="0D1C0C68" w14:textId="5298F4B4">
      <w:pPr>
        <w:pStyle w:val="Listenabsatz"/>
        <w:numPr>
          <w:ilvl w:val="1"/>
          <w:numId w:val="3"/>
        </w:numPr>
        <w:tabs>
          <w:tab w:val="num" w:pos="720"/>
        </w:tabs>
      </w:pPr>
      <w:commentRangeStart w:id="55"/>
      <w:r>
        <w:t xml:space="preserve">Local configuration </w:t>
      </w:r>
      <w:r w:rsidR="1046896A">
        <w:t>(</w:t>
      </w:r>
      <w:r>
        <w:t>~</w:t>
      </w:r>
      <w:proofErr w:type="gramStart"/>
      <w:r>
        <w:t>/.</w:t>
      </w:r>
      <w:proofErr w:type="spellStart"/>
      <w:r>
        <w:t>gitconfig</w:t>
      </w:r>
      <w:proofErr w:type="spellEnd"/>
      <w:proofErr w:type="gramEnd"/>
      <w:r w:rsidR="55EF779D">
        <w:t>)</w:t>
      </w:r>
      <w:r w:rsidR="1B9F8C70">
        <w:t xml:space="preserve"> and </w:t>
      </w:r>
      <w:commentRangeStart w:id="56"/>
      <w:r w:rsidR="1B9F8C70">
        <w:t>LFS</w:t>
      </w:r>
      <w:commentRangeEnd w:id="55"/>
      <w:r w:rsidR="005C403F">
        <w:commentReference w:id="55"/>
      </w:r>
      <w:commentRangeEnd w:id="56"/>
      <w:r>
        <w:commentReference w:id="56"/>
      </w:r>
    </w:p>
    <w:p w:rsidR="488AF8CF" w:rsidP="61567DA3" w:rsidRDefault="1ECCD2CB" w14:paraId="226E62EC" w14:textId="2D94F381">
      <w:pPr>
        <w:pStyle w:val="Listenabsatz"/>
        <w:numPr>
          <w:ilvl w:val="1"/>
          <w:numId w:val="3"/>
        </w:numPr>
        <w:tabs>
          <w:tab w:val="num" w:pos="720"/>
        </w:tabs>
      </w:pPr>
      <w:r>
        <w:t xml:space="preserve">Cloning, pulling, and pushing </w:t>
      </w:r>
      <w:proofErr w:type="gramStart"/>
      <w:r>
        <w:t>changes</w:t>
      </w:r>
      <w:proofErr w:type="gramEnd"/>
    </w:p>
    <w:p w:rsidR="488AF8CF" w:rsidP="61567DA3" w:rsidRDefault="1ECCD2CB" w14:paraId="5EE38EEC" w14:textId="2C5F74B0">
      <w:pPr>
        <w:pStyle w:val="Listenabsatz"/>
        <w:numPr>
          <w:ilvl w:val="1"/>
          <w:numId w:val="3"/>
        </w:numPr>
        <w:tabs>
          <w:tab w:val="num" w:pos="720"/>
        </w:tabs>
      </w:pPr>
      <w:commentRangeStart w:id="57"/>
      <w:r>
        <w:t>Rebasing</w:t>
      </w:r>
      <w:r w:rsidR="20F1A5AF">
        <w:t xml:space="preserve"> and conflicts</w:t>
      </w:r>
      <w:commentRangeEnd w:id="57"/>
      <w:r w:rsidR="00567160">
        <w:rPr>
          <w:rStyle w:val="Kommentarzeichen"/>
        </w:rPr>
        <w:commentReference w:id="57"/>
      </w:r>
    </w:p>
    <w:p w:rsidR="488AF8CF" w:rsidP="61567DA3" w:rsidRDefault="1ECCD2CB" w14:paraId="5446F403" w14:textId="318D80C9">
      <w:pPr>
        <w:pStyle w:val="Listenabsatz"/>
        <w:numPr>
          <w:ilvl w:val="1"/>
          <w:numId w:val="3"/>
        </w:numPr>
        <w:tabs>
          <w:tab w:val="num" w:pos="720"/>
        </w:tabs>
      </w:pPr>
      <w:r>
        <w:t>Labelling and super-/sub-issues structure</w:t>
      </w:r>
    </w:p>
    <w:p w:rsidR="4EA69544" w:rsidP="61567DA3" w:rsidRDefault="4EA69544" w14:paraId="45EA6E41" w14:textId="5B412157">
      <w:pPr>
        <w:pStyle w:val="Listenabsatz"/>
        <w:numPr>
          <w:ilvl w:val="1"/>
          <w:numId w:val="3"/>
        </w:numPr>
        <w:tabs>
          <w:tab w:val="num" w:pos="720"/>
        </w:tabs>
      </w:pPr>
      <w:r>
        <w:t xml:space="preserve">(Best </w:t>
      </w:r>
      <w:r w:rsidR="78D09622">
        <w:t>P</w:t>
      </w:r>
      <w:r>
        <w:t xml:space="preserve">ractices) </w:t>
      </w:r>
      <w:r w:rsidR="1ECCD2CB">
        <w:t xml:space="preserve">The GitHub workflow: creating issues, branches, pull requests, and asking for </w:t>
      </w:r>
      <w:proofErr w:type="gramStart"/>
      <w:r w:rsidR="1ECCD2CB">
        <w:t>review</w:t>
      </w:r>
      <w:proofErr w:type="gramEnd"/>
    </w:p>
    <w:p w:rsidR="14306E8C" w:rsidP="61567DA3" w:rsidRDefault="14306E8C" w14:paraId="19A7A71C" w14:textId="1D84B4C1">
      <w:pPr>
        <w:pStyle w:val="Listenabsatz"/>
        <w:numPr>
          <w:ilvl w:val="1"/>
          <w:numId w:val="3"/>
        </w:numPr>
        <w:tabs>
          <w:tab w:val="num" w:pos="720"/>
        </w:tabs>
      </w:pPr>
      <w:r>
        <w:t xml:space="preserve">(Best </w:t>
      </w:r>
      <w:r w:rsidR="5E8A7DB2">
        <w:t>P</w:t>
      </w:r>
      <w:r>
        <w:t xml:space="preserve">ractices) </w:t>
      </w:r>
      <w:r w:rsidR="62ECF997">
        <w:t xml:space="preserve">Working in another person's </w:t>
      </w:r>
      <w:proofErr w:type="gramStart"/>
      <w:r w:rsidR="62ECF997">
        <w:t>repository</w:t>
      </w:r>
      <w:proofErr w:type="gramEnd"/>
    </w:p>
    <w:p w:rsidR="1ECCD2CB" w:rsidP="61567DA3" w:rsidRDefault="1ECCD2CB" w14:paraId="06E6C2F2" w14:textId="3F9A3ADD">
      <w:pPr>
        <w:pStyle w:val="Listenabsatz"/>
        <w:numPr>
          <w:ilvl w:val="0"/>
          <w:numId w:val="3"/>
        </w:numPr>
        <w:tabs>
          <w:tab w:val="num" w:pos="720"/>
        </w:tabs>
        <w:rPr>
          <w:b/>
          <w:bCs/>
        </w:rPr>
      </w:pPr>
      <w:r w:rsidRPr="61567DA3">
        <w:rPr>
          <w:b/>
          <w:bCs/>
        </w:rPr>
        <w:t>Advanced GitHub usage</w:t>
      </w:r>
      <w:r w:rsidRPr="61567DA3" w:rsidR="4C757F40">
        <w:rPr>
          <w:b/>
          <w:bCs/>
        </w:rPr>
        <w:t xml:space="preserve"> (CI/CD)</w:t>
      </w:r>
    </w:p>
    <w:p w:rsidR="1ECCD2CB" w:rsidP="61567DA3" w:rsidRDefault="1ECCD2CB" w14:paraId="11E03BE4" w14:textId="51F9E538">
      <w:pPr>
        <w:pStyle w:val="Listenabsatz"/>
        <w:numPr>
          <w:ilvl w:val="1"/>
          <w:numId w:val="3"/>
        </w:numPr>
        <w:tabs>
          <w:tab w:val="num" w:pos="720"/>
        </w:tabs>
      </w:pPr>
      <w:r>
        <w:t>Ignoring files</w:t>
      </w:r>
      <w:r w:rsidR="23EE8AEB">
        <w:t xml:space="preserve"> </w:t>
      </w:r>
      <w:proofErr w:type="gramStart"/>
      <w:r w:rsidR="23EE8AEB">
        <w:t>(.gitignore</w:t>
      </w:r>
      <w:proofErr w:type="gramEnd"/>
      <w:r w:rsidR="23EE8AEB">
        <w:t>)</w:t>
      </w:r>
    </w:p>
    <w:p w:rsidR="1ECCD2CB" w:rsidP="61567DA3" w:rsidRDefault="1ECCD2CB" w14:paraId="24EAF053" w14:textId="387343F9">
      <w:pPr>
        <w:pStyle w:val="Listenabsatz"/>
        <w:numPr>
          <w:ilvl w:val="1"/>
          <w:numId w:val="3"/>
        </w:numPr>
        <w:tabs>
          <w:tab w:val="num" w:pos="720"/>
        </w:tabs>
      </w:pPr>
      <w:commentRangeStart w:id="58"/>
      <w:r>
        <w:t>A</w:t>
      </w:r>
      <w:r w:rsidR="637B2E76">
        <w:t>utomating checks with</w:t>
      </w:r>
      <w:r>
        <w:t xml:space="preserve"> GitHub </w:t>
      </w:r>
      <w:r w:rsidR="4C57AF01">
        <w:t>actions</w:t>
      </w:r>
    </w:p>
    <w:p w:rsidR="0631ED61" w:rsidP="61567DA3" w:rsidRDefault="0631ED61" w14:paraId="6C318FBA" w14:textId="70F81BDD">
      <w:pPr>
        <w:pStyle w:val="Listenabsatz"/>
        <w:numPr>
          <w:ilvl w:val="1"/>
          <w:numId w:val="3"/>
        </w:numPr>
        <w:tabs>
          <w:tab w:val="num" w:pos="720"/>
        </w:tabs>
      </w:pPr>
      <w:r>
        <w:t xml:space="preserve">Continuous Integration (CI): </w:t>
      </w:r>
      <w:commentRangeStart w:id="59"/>
      <w:r w:rsidR="7B64407A">
        <w:t xml:space="preserve">automated </w:t>
      </w:r>
      <w:r w:rsidR="04C2E20E">
        <w:t>testing</w:t>
      </w:r>
      <w:commentRangeEnd w:id="59"/>
      <w:r>
        <w:rPr>
          <w:rStyle w:val="Kommentarzeichen"/>
          <w:sz w:val="22"/>
          <w:szCs w:val="22"/>
        </w:rPr>
        <w:commentReference w:id="59"/>
      </w:r>
    </w:p>
    <w:p w:rsidR="1ECCD2CB" w:rsidP="61567DA3" w:rsidRDefault="1ECCD2CB" w14:paraId="6720217C" w14:textId="6D44E491">
      <w:pPr>
        <w:pStyle w:val="Listenabsatz"/>
        <w:numPr>
          <w:ilvl w:val="1"/>
          <w:numId w:val="3"/>
        </w:numPr>
        <w:tabs>
          <w:tab w:val="num" w:pos="720"/>
        </w:tabs>
      </w:pPr>
      <w:r>
        <w:t>Setting up secrets</w:t>
      </w:r>
    </w:p>
    <w:p w:rsidR="33286EDC" w:rsidP="61567DA3" w:rsidRDefault="33286EDC" w14:paraId="3DD8272E" w14:textId="728F80E4">
      <w:pPr>
        <w:pStyle w:val="Listenabsatz"/>
        <w:numPr>
          <w:ilvl w:val="1"/>
          <w:numId w:val="3"/>
        </w:numPr>
        <w:tabs>
          <w:tab w:val="num" w:pos="720"/>
        </w:tabs>
      </w:pPr>
      <w:r>
        <w:t>Continuous Deployment (CD): p</w:t>
      </w:r>
      <w:r w:rsidR="64CC5EED">
        <w:t>ublishing a GitHub page</w:t>
      </w:r>
      <w:r w:rsidR="2F609562">
        <w:t xml:space="preserve"> (</w:t>
      </w:r>
      <w:r w:rsidR="446A031F">
        <w:t>MkDocs</w:t>
      </w:r>
      <w:r w:rsidR="2F609562">
        <w:t>)</w:t>
      </w:r>
    </w:p>
    <w:p w:rsidR="488AF8CF" w:rsidP="61567DA3" w:rsidRDefault="488AF8CF" w14:paraId="1EB55C7F" w14:textId="4E079AE4">
      <w:pPr>
        <w:pStyle w:val="Listenabsatz"/>
        <w:numPr>
          <w:ilvl w:val="0"/>
          <w:numId w:val="3"/>
        </w:numPr>
        <w:tabs>
          <w:tab w:val="num" w:pos="720"/>
        </w:tabs>
        <w:rPr>
          <w:b/>
          <w:bCs/>
        </w:rPr>
      </w:pPr>
      <w:r w:rsidRPr="61567DA3">
        <w:rPr>
          <w:b/>
          <w:bCs/>
        </w:rPr>
        <w:t>Git in VSCode</w:t>
      </w:r>
      <w:r w:rsidRPr="61567DA3" w:rsidR="73792954">
        <w:rPr>
          <w:b/>
          <w:bCs/>
        </w:rPr>
        <w:t xml:space="preserve"> and GitHub copilot</w:t>
      </w:r>
    </w:p>
    <w:p w:rsidR="73792954" w:rsidP="61567DA3" w:rsidRDefault="73792954" w14:paraId="668F81BB" w14:textId="5282D248">
      <w:pPr>
        <w:pStyle w:val="Listenabsatz"/>
        <w:numPr>
          <w:ilvl w:val="1"/>
          <w:numId w:val="3"/>
        </w:numPr>
        <w:tabs>
          <w:tab w:val="num" w:pos="720"/>
        </w:tabs>
      </w:pPr>
      <w:r>
        <w:t>Using VSCode and the GitHub web editor</w:t>
      </w:r>
    </w:p>
    <w:p w:rsidR="73792954" w:rsidP="61567DA3" w:rsidRDefault="73792954" w14:paraId="257118A9" w14:textId="59AD6FDA">
      <w:pPr>
        <w:pStyle w:val="Listenabsatz"/>
        <w:numPr>
          <w:ilvl w:val="1"/>
          <w:numId w:val="3"/>
        </w:numPr>
        <w:tabs>
          <w:tab w:val="num" w:pos="720"/>
        </w:tabs>
      </w:pPr>
      <w:r>
        <w:lastRenderedPageBreak/>
        <w:t>GitLens extension</w:t>
      </w:r>
    </w:p>
    <w:p w:rsidR="73792954" w:rsidP="61567DA3" w:rsidRDefault="73792954" w14:paraId="663B581E" w14:textId="646DF2CF">
      <w:pPr>
        <w:pStyle w:val="Listenabsatz"/>
        <w:numPr>
          <w:ilvl w:val="1"/>
          <w:numId w:val="3"/>
        </w:numPr>
        <w:tabs>
          <w:tab w:val="num" w:pos="720"/>
        </w:tabs>
      </w:pPr>
      <w:r>
        <w:t xml:space="preserve">(Optional) GitHub </w:t>
      </w:r>
      <w:r w:rsidR="7F228508">
        <w:t>C</w:t>
      </w:r>
      <w:r>
        <w:t>opilot</w:t>
      </w:r>
      <w:commentRangeEnd w:id="58"/>
      <w:r w:rsidR="00D7101F">
        <w:rPr>
          <w:rStyle w:val="Kommentarzeichen"/>
        </w:rPr>
        <w:commentReference w:id="58"/>
      </w:r>
    </w:p>
    <w:p w:rsidR="4DCF4129" w:rsidP="61567DA3" w:rsidRDefault="4DCF4129" w14:paraId="5E6F2F4F" w14:textId="58F732F8">
      <w:pPr>
        <w:tabs>
          <w:tab w:val="num" w:pos="720"/>
        </w:tabs>
      </w:pPr>
      <w:r>
        <w:t>Estimated duration (2-3 Sessions per week): ...</w:t>
      </w:r>
    </w:p>
    <w:p w:rsidR="127DE328" w:rsidP="070C4BBF" w:rsidRDefault="127DE328" w14:paraId="0D130859" w14:textId="7A243FFC">
      <w:pPr>
        <w:pStyle w:val="berschrift3"/>
        <w:tabs>
          <w:tab w:val="num" w:pos="720"/>
        </w:tabs>
      </w:pPr>
      <w:r>
        <w:t>Participants projects goals</w:t>
      </w:r>
    </w:p>
    <w:p w:rsidR="127DE328" w:rsidP="070C4BBF" w:rsidRDefault="127DE328" w14:paraId="42A219CF" w14:textId="53971C6D">
      <w:pPr>
        <w:tabs>
          <w:tab w:val="num" w:pos="720"/>
        </w:tabs>
      </w:pPr>
      <w:r w:rsidR="3303A11D">
        <w:rPr/>
        <w:t>Each participant should ...</w:t>
      </w:r>
    </w:p>
    <w:p w:rsidR="070C4BBF" w:rsidP="58DCA745" w:rsidRDefault="070C4BBF" w14:paraId="196F67C6" w14:textId="51EF6937">
      <w:pPr/>
      <w:r>
        <w:br w:type="page"/>
      </w:r>
    </w:p>
    <w:p w:rsidR="070C4BBF" w:rsidP="070C4BBF" w:rsidRDefault="070C4BBF" w14:paraId="238F1A4F" w14:textId="5D8BF9EA">
      <w:pPr>
        <w:pStyle w:val="berschrift2"/>
        <w:tabs>
          <w:tab w:val="num" w:pos="720"/>
        </w:tabs>
      </w:pPr>
      <w:bookmarkStart w:name="_Toc1478765747" w:id="724052330"/>
      <w:r w:rsidR="2E2E49B1">
        <w:rPr/>
        <w:t xml:space="preserve">Module </w:t>
      </w:r>
      <w:r w:rsidR="3BC8E185">
        <w:rPr/>
        <w:t>3</w:t>
      </w:r>
      <w:r w:rsidR="2E2E49B1">
        <w:rPr/>
        <w:t xml:space="preserve"> – Using Large Language Models (LLMs) for Coding Assistance</w:t>
      </w:r>
      <w:bookmarkEnd w:id="724052330"/>
    </w:p>
    <w:p w:rsidR="070C4BBF" w:rsidP="58DCA745" w:rsidRDefault="070C4BBF" w14:paraId="3E6CCCFC" w14:textId="19D4892A">
      <w:pPr>
        <w:pStyle w:val="berschrift3"/>
        <w:tabs>
          <w:tab w:val="num" w:pos="720"/>
        </w:tabs>
      </w:pPr>
      <w:r w:rsidR="2E2E49B1">
        <w:rPr/>
        <w:t>Objective</w:t>
      </w:r>
    </w:p>
    <w:p w:rsidR="070C4BBF" w:rsidP="58DCA745" w:rsidRDefault="070C4BBF" w14:paraId="72A16B70" w14:textId="676CC00C">
      <w:pPr>
        <w:tabs>
          <w:tab w:val="num" w:pos="720"/>
        </w:tabs>
      </w:pPr>
      <w:r w:rsidRPr="58DCA745" w:rsidR="2E2E49B1">
        <w:rPr>
          <w:rFonts w:ascii="Calibri" w:hAnsi="Calibri" w:eastAsia="Calibri" w:cs="Calibri"/>
        </w:rPr>
        <w:t xml:space="preserve">This module introduces participants to the use of Large Language Models (LLMs) as coding assistants. It focuses on integrating AI tools into daily programming workflows to boost productivity, improve code quality, and accelerate learning. Participants will learn prompt engineering and explore how to effectively use </w:t>
      </w:r>
      <w:commentRangeStart w:id="1482641252"/>
      <w:r w:rsidRPr="58DCA745" w:rsidR="2E2E49B1">
        <w:rPr>
          <w:rFonts w:ascii="Calibri" w:hAnsi="Calibri" w:eastAsia="Calibri" w:cs="Calibri"/>
          <w:b w:val="1"/>
          <w:bCs w:val="1"/>
        </w:rPr>
        <w:t>ChatGPT</w:t>
      </w:r>
      <w:r w:rsidRPr="58DCA745" w:rsidR="2E2E49B1">
        <w:rPr>
          <w:rFonts w:ascii="Calibri" w:hAnsi="Calibri" w:eastAsia="Calibri" w:cs="Calibri"/>
        </w:rPr>
        <w:t xml:space="preserve">, </w:t>
      </w:r>
      <w:r w:rsidRPr="58DCA745" w:rsidR="2E2E49B1">
        <w:rPr>
          <w:rFonts w:ascii="Calibri" w:hAnsi="Calibri" w:eastAsia="Calibri" w:cs="Calibri"/>
          <w:b w:val="1"/>
          <w:bCs w:val="1"/>
        </w:rPr>
        <w:t>GitHub Copilot</w:t>
      </w:r>
      <w:r w:rsidRPr="58DCA745" w:rsidR="2E2E49B1">
        <w:rPr>
          <w:rFonts w:ascii="Calibri" w:hAnsi="Calibri" w:eastAsia="Calibri" w:cs="Calibri"/>
        </w:rPr>
        <w:t xml:space="preserve">, and </w:t>
      </w:r>
      <w:r w:rsidRPr="58DCA745" w:rsidR="2E2E49B1">
        <w:rPr>
          <w:rFonts w:ascii="Calibri" w:hAnsi="Calibri" w:eastAsia="Calibri" w:cs="Calibri"/>
          <w:b w:val="1"/>
          <w:bCs w:val="1"/>
        </w:rPr>
        <w:t>Google AI Studio (or Codex, if available)</w:t>
      </w:r>
      <w:commentRangeEnd w:id="1482641252"/>
      <w:r>
        <w:rPr>
          <w:rStyle w:val="CommentReference"/>
        </w:rPr>
        <w:commentReference w:id="1482641252"/>
      </w:r>
      <w:r w:rsidRPr="58DCA745" w:rsidR="2E2E49B1">
        <w:rPr>
          <w:rFonts w:ascii="Calibri" w:hAnsi="Calibri" w:eastAsia="Calibri" w:cs="Calibri"/>
        </w:rPr>
        <w:t>, understanding their strengths, differences, and best practices for research and development environments.</w:t>
      </w:r>
    </w:p>
    <w:p w:rsidR="070C4BBF" w:rsidP="58DCA745" w:rsidRDefault="070C4BBF" w14:paraId="06772215" w14:textId="3D526B1F">
      <w:pPr>
        <w:pStyle w:val="berschrift3"/>
        <w:tabs>
          <w:tab w:val="num" w:pos="720"/>
        </w:tabs>
      </w:pPr>
      <w:r w:rsidR="2E2E49B1">
        <w:rPr/>
        <w:t>Learning Outcome</w:t>
      </w:r>
    </w:p>
    <w:p w:rsidR="070C4BBF" w:rsidP="58DCA745" w:rsidRDefault="070C4BBF" w14:paraId="4BCD91E1" w14:textId="6716353B">
      <w:pPr>
        <w:tabs>
          <w:tab w:val="num" w:pos="720"/>
        </w:tabs>
      </w:pPr>
      <w:r w:rsidR="2E2E49B1">
        <w:rPr/>
        <w:t>By the end of this module, participants will be able to:</w:t>
      </w:r>
    </w:p>
    <w:p w:rsidR="070C4BBF" w:rsidP="58DCA745" w:rsidRDefault="070C4BBF" w14:paraId="1496B797" w14:textId="66BC6558">
      <w:pPr>
        <w:pStyle w:val="Listenabsatz"/>
        <w:numPr>
          <w:ilvl w:val="0"/>
          <w:numId w:val="5"/>
        </w:numPr>
        <w:tabs>
          <w:tab w:val="num" w:pos="720"/>
        </w:tabs>
        <w:rPr/>
      </w:pPr>
      <w:r w:rsidR="2E2E49B1">
        <w:rPr/>
        <w:t>Understand the principles and capabilities of Large Language Models (LLMs) in software development.</w:t>
      </w:r>
    </w:p>
    <w:p w:rsidR="070C4BBF" w:rsidP="58DCA745" w:rsidRDefault="070C4BBF" w14:paraId="2949958D" w14:textId="750ED5E2">
      <w:pPr>
        <w:pStyle w:val="Listenabsatz"/>
        <w:numPr>
          <w:ilvl w:val="0"/>
          <w:numId w:val="5"/>
        </w:numPr>
        <w:tabs>
          <w:tab w:val="num" w:pos="720"/>
        </w:tabs>
        <w:rPr/>
      </w:pPr>
      <w:r w:rsidR="2E2E49B1">
        <w:rPr/>
        <w:t>Apply prompt engineering strategies for precise, context-aware code generation.</w:t>
      </w:r>
    </w:p>
    <w:p w:rsidR="070C4BBF" w:rsidP="58DCA745" w:rsidRDefault="070C4BBF" w14:paraId="57944120" w14:textId="74B07BB3">
      <w:pPr>
        <w:pStyle w:val="Listenabsatz"/>
        <w:numPr>
          <w:ilvl w:val="0"/>
          <w:numId w:val="5"/>
        </w:numPr>
        <w:tabs>
          <w:tab w:val="num" w:pos="720"/>
        </w:tabs>
        <w:rPr/>
      </w:pPr>
      <w:r w:rsidR="2E2E49B1">
        <w:rPr/>
        <w:t>Use ChatGPT for debugging, code explanations, and documentation drafting.</w:t>
      </w:r>
    </w:p>
    <w:p w:rsidR="070C4BBF" w:rsidP="58DCA745" w:rsidRDefault="070C4BBF" w14:paraId="502862AA" w14:textId="79A465D2">
      <w:pPr>
        <w:pStyle w:val="Listenabsatz"/>
        <w:numPr>
          <w:ilvl w:val="0"/>
          <w:numId w:val="5"/>
        </w:numPr>
        <w:tabs>
          <w:tab w:val="num" w:pos="720"/>
        </w:tabs>
        <w:rPr/>
      </w:pPr>
      <w:r w:rsidR="2E2E49B1">
        <w:rPr/>
        <w:t>Integrate GitHub Copilot into VSCode to accelerate code writing and testing.</w:t>
      </w:r>
    </w:p>
    <w:p w:rsidR="070C4BBF" w:rsidP="58DCA745" w:rsidRDefault="070C4BBF" w14:paraId="328C479A" w14:textId="18EE7410">
      <w:pPr>
        <w:pStyle w:val="Listenabsatz"/>
        <w:numPr>
          <w:ilvl w:val="0"/>
          <w:numId w:val="5"/>
        </w:numPr>
        <w:tabs>
          <w:tab w:val="num" w:pos="720"/>
        </w:tabs>
        <w:rPr/>
      </w:pPr>
      <w:r w:rsidR="2E2E49B1">
        <w:rPr/>
        <w:t>Explore Google AI Studio (or Codex) to design, develop, and test LLM-powered prototypes.</w:t>
      </w:r>
    </w:p>
    <w:p w:rsidR="070C4BBF" w:rsidP="58DCA745" w:rsidRDefault="070C4BBF" w14:paraId="13B340CF" w14:textId="385DD067">
      <w:pPr>
        <w:pStyle w:val="Listenabsatz"/>
        <w:numPr>
          <w:ilvl w:val="0"/>
          <w:numId w:val="5"/>
        </w:numPr>
        <w:tabs>
          <w:tab w:val="num" w:pos="720"/>
        </w:tabs>
        <w:rPr/>
      </w:pPr>
      <w:r w:rsidR="2E2E49B1">
        <w:rPr/>
        <w:t>Evaluate AI-generated outputs critically and maintain data security and reproducibility.</w:t>
      </w:r>
    </w:p>
    <w:p w:rsidR="070C4BBF" w:rsidP="58DCA745" w:rsidRDefault="070C4BBF" w14:paraId="035E0541" w14:textId="421E89E7">
      <w:pPr>
        <w:pStyle w:val="Listenabsatz"/>
        <w:numPr>
          <w:ilvl w:val="0"/>
          <w:numId w:val="5"/>
        </w:numPr>
        <w:tabs>
          <w:tab w:val="num" w:pos="720"/>
        </w:tabs>
        <w:rPr/>
      </w:pPr>
      <w:r w:rsidR="2E2E49B1">
        <w:rPr/>
        <w:t>Recognize the ethical, legal, and privacy considerations when using LLMs for research code.</w:t>
      </w:r>
    </w:p>
    <w:p w:rsidR="070C4BBF" w:rsidP="58DCA745" w:rsidRDefault="070C4BBF" w14:paraId="25FE489D" w14:textId="56647C40">
      <w:pPr>
        <w:pStyle w:val="berschrift3"/>
        <w:tabs>
          <w:tab w:val="num" w:pos="720"/>
        </w:tabs>
      </w:pPr>
      <w:r w:rsidR="2E2E49B1">
        <w:rPr/>
        <w:t>Structure</w:t>
      </w:r>
    </w:p>
    <w:p w:rsidR="070C4BBF" w:rsidP="58DCA745" w:rsidRDefault="070C4BBF" w14:paraId="7E5F8E15" w14:textId="107E6E11">
      <w:pPr>
        <w:pStyle w:val="Listenabsatz"/>
        <w:numPr>
          <w:ilvl w:val="0"/>
          <w:numId w:val="10"/>
        </w:numPr>
        <w:tabs>
          <w:tab w:val="num" w:pos="720"/>
        </w:tabs>
        <w:rPr>
          <w:b w:val="1"/>
          <w:bCs w:val="1"/>
        </w:rPr>
      </w:pPr>
      <w:r w:rsidRPr="58DCA745" w:rsidR="2E2E49B1">
        <w:rPr>
          <w:rFonts w:ascii="Calibri" w:hAnsi="Calibri" w:eastAsia="Calibri" w:cs="Arial"/>
          <w:b w:val="1"/>
          <w:bCs w:val="1"/>
        </w:rPr>
        <w:t xml:space="preserve">Introduction to LLMs and Coding Assistance </w:t>
      </w:r>
      <w:r w:rsidRPr="58DCA745" w:rsidR="2E2E49B1">
        <w:rPr>
          <w:b w:val="1"/>
          <w:bCs w:val="1"/>
          <w:color w:val="FF0000"/>
          <w:u w:val="single"/>
        </w:rPr>
        <w:t>(Session I: 1h - 1h30min)</w:t>
      </w:r>
    </w:p>
    <w:p w:rsidR="070C4BBF" w:rsidP="58DCA745" w:rsidRDefault="070C4BBF" w14:paraId="2DDB4D55" w14:textId="241444EF">
      <w:pPr>
        <w:pStyle w:val="Listenabsatz"/>
        <w:numPr>
          <w:ilvl w:val="1"/>
          <w:numId w:val="1"/>
        </w:numPr>
        <w:tabs>
          <w:tab w:val="num" w:pos="720"/>
        </w:tabs>
        <w:spacing w:line="276" w:lineRule="auto"/>
        <w:rPr/>
      </w:pPr>
      <w:r w:rsidR="2E2E49B1">
        <w:rPr/>
        <w:t>What are Large Language Models and how they work (high-level overview)</w:t>
      </w:r>
    </w:p>
    <w:p w:rsidR="070C4BBF" w:rsidP="58DCA745" w:rsidRDefault="070C4BBF" w14:paraId="6D118F5A" w14:textId="08D0C288">
      <w:pPr>
        <w:pStyle w:val="Listenabsatz"/>
        <w:numPr>
          <w:ilvl w:val="1"/>
          <w:numId w:val="1"/>
        </w:numPr>
        <w:rPr/>
      </w:pPr>
      <w:r w:rsidR="2E2E49B1">
        <w:rPr/>
        <w:t>Examples of code-focused LLMs (Codex, GPT-4, Gemini)</w:t>
      </w:r>
    </w:p>
    <w:p w:rsidR="070C4BBF" w:rsidP="58DCA745" w:rsidRDefault="070C4BBF" w14:paraId="463693C3" w14:textId="196432BA">
      <w:pPr>
        <w:pStyle w:val="Listenabsatz"/>
        <w:numPr>
          <w:ilvl w:val="1"/>
          <w:numId w:val="1"/>
        </w:numPr>
        <w:rPr/>
      </w:pPr>
      <w:r w:rsidR="2E2E49B1">
        <w:rPr/>
        <w:t>Benefits and limitations of using AI in programming</w:t>
      </w:r>
    </w:p>
    <w:p w:rsidR="070C4BBF" w:rsidP="58DCA745" w:rsidRDefault="070C4BBF" w14:paraId="7FE88897" w14:textId="6C13A5A4">
      <w:pPr>
        <w:pStyle w:val="Listenabsatz"/>
        <w:numPr>
          <w:ilvl w:val="1"/>
          <w:numId w:val="1"/>
        </w:numPr>
        <w:rPr/>
      </w:pPr>
      <w:r w:rsidR="2E2E49B1">
        <w:rPr/>
        <w:t>AI-assisted vs AI-generated code: understanding the difference</w:t>
      </w:r>
    </w:p>
    <w:p w:rsidR="070C4BBF" w:rsidP="58DCA745" w:rsidRDefault="070C4BBF" w14:paraId="23E259F5" w14:textId="7702AAB9">
      <w:pPr>
        <w:pStyle w:val="Listenabsatz"/>
        <w:numPr>
          <w:ilvl w:val="1"/>
          <w:numId w:val="1"/>
        </w:numPr>
        <w:rPr/>
      </w:pPr>
      <w:r w:rsidR="2E2E49B1">
        <w:rPr/>
        <w:t>(Best Practices) Keeping human-in-the-loop for validation</w:t>
      </w:r>
    </w:p>
    <w:p w:rsidR="070C4BBF" w:rsidP="58DCA745" w:rsidRDefault="070C4BBF" w14:paraId="1453899C" w14:textId="0D3B7C98">
      <w:pPr>
        <w:pStyle w:val="Listenabsatz"/>
        <w:numPr>
          <w:ilvl w:val="0"/>
          <w:numId w:val="10"/>
        </w:numPr>
        <w:tabs>
          <w:tab w:val="num" w:pos="720"/>
        </w:tabs>
        <w:spacing w:line="360" w:lineRule="auto"/>
        <w:rPr>
          <w:b w:val="1"/>
          <w:bCs w:val="1"/>
        </w:rPr>
      </w:pPr>
      <w:r w:rsidRPr="58DCA745" w:rsidR="2E2E49B1">
        <w:rPr>
          <w:b w:val="1"/>
          <w:bCs w:val="1"/>
        </w:rPr>
        <w:t xml:space="preserve">Prompt Engineering and Best Practices </w:t>
      </w:r>
      <w:r w:rsidRPr="58DCA745" w:rsidR="2E2E49B1">
        <w:rPr>
          <w:b w:val="1"/>
          <w:bCs w:val="1"/>
          <w:color w:val="FF0000"/>
          <w:u w:val="single"/>
        </w:rPr>
        <w:t>(Session V: 1h15min)</w:t>
      </w:r>
    </w:p>
    <w:p w:rsidR="070C4BBF" w:rsidP="58DCA745" w:rsidRDefault="070C4BBF" w14:paraId="49237B48" w14:textId="6A2F1FEC">
      <w:pPr>
        <w:pStyle w:val="Listenabsatz"/>
        <w:numPr>
          <w:ilvl w:val="1"/>
          <w:numId w:val="1"/>
        </w:numPr>
        <w:rPr/>
      </w:pPr>
      <w:r w:rsidR="2E2E49B1">
        <w:rPr/>
        <w:t>Fundamentals of prompt engineering</w:t>
      </w:r>
    </w:p>
    <w:p w:rsidR="070C4BBF" w:rsidP="58DCA745" w:rsidRDefault="070C4BBF" w14:paraId="5DBA6E9F" w14:textId="70AF4C27">
      <w:pPr>
        <w:pStyle w:val="Listenabsatz"/>
        <w:numPr>
          <w:ilvl w:val="1"/>
          <w:numId w:val="1"/>
        </w:numPr>
        <w:rPr/>
      </w:pPr>
      <w:r w:rsidR="2E2E49B1">
        <w:rPr/>
        <w:t>Context windows and multi-turn prompting</w:t>
      </w:r>
    </w:p>
    <w:p w:rsidR="070C4BBF" w:rsidP="58DCA745" w:rsidRDefault="070C4BBF" w14:paraId="0C7194A1" w14:textId="605ED455">
      <w:pPr>
        <w:pStyle w:val="Listenabsatz"/>
        <w:numPr>
          <w:ilvl w:val="1"/>
          <w:numId w:val="1"/>
        </w:numPr>
        <w:rPr/>
      </w:pPr>
      <w:r w:rsidR="2E2E49B1">
        <w:rPr/>
        <w:t>Chaining prompts for complex tasks</w:t>
      </w:r>
    </w:p>
    <w:p w:rsidR="070C4BBF" w:rsidP="58DCA745" w:rsidRDefault="070C4BBF" w14:paraId="635CD5B9" w14:textId="329B776D">
      <w:pPr>
        <w:pStyle w:val="Listenabsatz"/>
        <w:numPr>
          <w:ilvl w:val="1"/>
          <w:numId w:val="1"/>
        </w:numPr>
        <w:rPr/>
      </w:pPr>
      <w:r w:rsidR="2E2E49B1">
        <w:rPr/>
        <w:t>Using LLMs for:</w:t>
      </w:r>
    </w:p>
    <w:p w:rsidR="070C4BBF" w:rsidP="58DCA745" w:rsidRDefault="070C4BBF" w14:paraId="1CB66C3F" w14:textId="7E469980">
      <w:pPr>
        <w:pStyle w:val="Listenabsatz"/>
        <w:numPr>
          <w:ilvl w:val="2"/>
          <w:numId w:val="1"/>
        </w:numPr>
        <w:rPr/>
      </w:pPr>
      <w:r w:rsidR="2E2E49B1">
        <w:rPr/>
        <w:t>Testing and debugging automation</w:t>
      </w:r>
    </w:p>
    <w:p w:rsidR="070C4BBF" w:rsidP="58DCA745" w:rsidRDefault="070C4BBF" w14:paraId="499F9B15" w14:textId="32158193">
      <w:pPr>
        <w:pStyle w:val="Listenabsatz"/>
        <w:numPr>
          <w:ilvl w:val="2"/>
          <w:numId w:val="1"/>
        </w:numPr>
        <w:rPr/>
      </w:pPr>
      <w:r w:rsidR="2E2E49B1">
        <w:rPr/>
        <w:t>Code translation (e.g., MATLAB → Python)</w:t>
      </w:r>
    </w:p>
    <w:p w:rsidR="070C4BBF" w:rsidP="58DCA745" w:rsidRDefault="070C4BBF" w14:paraId="43AC1CC5" w14:textId="53ACB840">
      <w:pPr>
        <w:pStyle w:val="Listenabsatz"/>
        <w:numPr>
          <w:ilvl w:val="2"/>
          <w:numId w:val="1"/>
        </w:numPr>
        <w:rPr/>
      </w:pPr>
      <w:r w:rsidR="2E2E49B1">
        <w:rPr/>
        <w:t>Data analysis assistance</w:t>
      </w:r>
    </w:p>
    <w:p w:rsidR="070C4BBF" w:rsidP="58DCA745" w:rsidRDefault="070C4BBF" w14:paraId="1972D1F0" w14:textId="373E01CA">
      <w:pPr>
        <w:pStyle w:val="Listenabsatz"/>
        <w:numPr>
          <w:ilvl w:val="1"/>
          <w:numId w:val="1"/>
        </w:numPr>
        <w:rPr/>
      </w:pPr>
      <w:r w:rsidR="2E2E49B1">
        <w:rPr/>
        <w:t>(Exercise) Create a multi-turn workflow for solving a research coding problem</w:t>
      </w:r>
    </w:p>
    <w:p w:rsidR="070C4BBF" w:rsidP="58DCA745" w:rsidRDefault="070C4BBF" w14:paraId="38C347E0" w14:textId="46EAEB62">
      <w:pPr>
        <w:pStyle w:val="Listenabsatz"/>
        <w:numPr>
          <w:ilvl w:val="1"/>
          <w:numId w:val="1"/>
        </w:numPr>
        <w:rPr/>
      </w:pPr>
      <w:r w:rsidR="2E2E49B1">
        <w:rPr/>
        <w:t>Evaluating AI responses and ensuring code reliability</w:t>
      </w:r>
    </w:p>
    <w:p w:rsidR="070C4BBF" w:rsidP="58DCA745" w:rsidRDefault="070C4BBF" w14:paraId="08114247" w14:textId="25FEBBE0">
      <w:pPr>
        <w:pStyle w:val="Listenabsatz"/>
        <w:numPr>
          <w:ilvl w:val="1"/>
          <w:numId w:val="1"/>
        </w:numPr>
        <w:rPr/>
      </w:pPr>
      <w:r w:rsidR="2E2E49B1">
        <w:rPr/>
        <w:t>(Best Practices) Reproducibility, citations, and authorship</w:t>
      </w:r>
    </w:p>
    <w:p w:rsidR="070C4BBF" w:rsidP="58DCA745" w:rsidRDefault="070C4BBF" w14:paraId="68B66478" w14:textId="580F0A80">
      <w:pPr/>
    </w:p>
    <w:p w:rsidR="070C4BBF" w:rsidP="58DCA745" w:rsidRDefault="070C4BBF" w14:paraId="0FF8EC9F" w14:textId="60DED437">
      <w:pPr/>
    </w:p>
    <w:p w:rsidR="070C4BBF" w:rsidP="58DCA745" w:rsidRDefault="070C4BBF" w14:paraId="2440470C" w14:textId="441591C6">
      <w:pPr>
        <w:pStyle w:val="Listenabsatz"/>
        <w:numPr>
          <w:ilvl w:val="0"/>
          <w:numId w:val="10"/>
        </w:numPr>
        <w:tabs>
          <w:tab w:val="num" w:pos="720"/>
        </w:tabs>
        <w:spacing w:line="360" w:lineRule="auto"/>
        <w:rPr>
          <w:b w:val="1"/>
          <w:bCs w:val="1"/>
        </w:rPr>
      </w:pPr>
      <w:r w:rsidRPr="58DCA745" w:rsidR="2E2E49B1">
        <w:rPr>
          <w:b w:val="1"/>
          <w:bCs w:val="1"/>
        </w:rPr>
        <w:t xml:space="preserve">Using ChatGPT for Programming and Debugging </w:t>
      </w:r>
      <w:r w:rsidRPr="58DCA745" w:rsidR="2E2E49B1">
        <w:rPr>
          <w:b w:val="1"/>
          <w:bCs w:val="1"/>
          <w:color w:val="FF0000"/>
          <w:u w:val="single"/>
        </w:rPr>
        <w:t>(Session II: 1h30min)</w:t>
      </w:r>
    </w:p>
    <w:p w:rsidR="070C4BBF" w:rsidP="58DCA745" w:rsidRDefault="070C4BBF" w14:paraId="2FEC0881" w14:textId="0E59B5DD">
      <w:pPr>
        <w:pStyle w:val="Listenabsatz"/>
        <w:numPr>
          <w:ilvl w:val="1"/>
          <w:numId w:val="1"/>
        </w:numPr>
        <w:tabs>
          <w:tab w:val="num" w:pos="720"/>
        </w:tabs>
        <w:spacing w:line="276" w:lineRule="auto"/>
        <w:rPr/>
      </w:pPr>
      <w:r w:rsidR="2E2E49B1">
        <w:rPr/>
        <w:t>ChatGPT interface and versions (web, API, VSCode extensions)</w:t>
      </w:r>
    </w:p>
    <w:p w:rsidR="070C4BBF" w:rsidP="58DCA745" w:rsidRDefault="070C4BBF" w14:paraId="68A193BD" w14:textId="227C8A20">
      <w:pPr>
        <w:pStyle w:val="Listenabsatz"/>
        <w:numPr>
          <w:ilvl w:val="1"/>
          <w:numId w:val="1"/>
        </w:numPr>
        <w:rPr/>
      </w:pPr>
      <w:r w:rsidR="2E2E49B1">
        <w:rPr/>
        <w:t>Prompt design for code generation and completion</w:t>
      </w:r>
    </w:p>
    <w:p w:rsidR="070C4BBF" w:rsidP="58DCA745" w:rsidRDefault="070C4BBF" w14:paraId="4D371C6B" w14:textId="793E2C15">
      <w:pPr>
        <w:pStyle w:val="Listenabsatz"/>
        <w:numPr>
          <w:ilvl w:val="1"/>
          <w:numId w:val="1"/>
        </w:numPr>
        <w:rPr/>
      </w:pPr>
      <w:r w:rsidR="2E2E49B1">
        <w:rPr/>
        <w:t>Using ChatGPT for:</w:t>
      </w:r>
    </w:p>
    <w:p w:rsidR="070C4BBF" w:rsidP="58DCA745" w:rsidRDefault="070C4BBF" w14:paraId="728A26DF" w14:textId="11D2FF83">
      <w:pPr>
        <w:pStyle w:val="Listenabsatz"/>
        <w:numPr>
          <w:ilvl w:val="2"/>
          <w:numId w:val="1"/>
        </w:numPr>
        <w:rPr/>
      </w:pPr>
      <w:r w:rsidR="2E2E49B1">
        <w:rPr/>
        <w:t>Writing functions and scripts</w:t>
      </w:r>
    </w:p>
    <w:p w:rsidR="070C4BBF" w:rsidP="58DCA745" w:rsidRDefault="070C4BBF" w14:paraId="4089D8FD" w14:textId="152C60C0">
      <w:pPr>
        <w:pStyle w:val="Listenabsatz"/>
        <w:numPr>
          <w:ilvl w:val="2"/>
          <w:numId w:val="1"/>
        </w:numPr>
        <w:rPr/>
      </w:pPr>
      <w:r w:rsidR="2E2E49B1">
        <w:rPr/>
        <w:t>Code explanations and error diagnosis</w:t>
      </w:r>
    </w:p>
    <w:p w:rsidR="070C4BBF" w:rsidP="58DCA745" w:rsidRDefault="070C4BBF" w14:paraId="723DD5D2" w14:textId="123A978B">
      <w:pPr>
        <w:pStyle w:val="Listenabsatz"/>
        <w:numPr>
          <w:ilvl w:val="2"/>
          <w:numId w:val="1"/>
        </w:numPr>
        <w:rPr/>
      </w:pPr>
      <w:r w:rsidR="2E2E49B1">
        <w:rPr/>
        <w:t>Refactoring and optimization</w:t>
      </w:r>
    </w:p>
    <w:p w:rsidR="070C4BBF" w:rsidP="58DCA745" w:rsidRDefault="070C4BBF" w14:paraId="1B5AB626" w14:textId="5CFCD60E">
      <w:pPr>
        <w:pStyle w:val="Listenabsatz"/>
        <w:numPr>
          <w:ilvl w:val="2"/>
          <w:numId w:val="1"/>
        </w:numPr>
        <w:rPr/>
      </w:pPr>
      <w:r w:rsidR="2E2E49B1">
        <w:rPr/>
        <w:t>Generating documentation (docstrings, README)</w:t>
      </w:r>
    </w:p>
    <w:p w:rsidR="070C4BBF" w:rsidP="58DCA745" w:rsidRDefault="070C4BBF" w14:paraId="0C809CB5" w14:textId="4ECD7B4D">
      <w:pPr>
        <w:pStyle w:val="Listenabsatz"/>
        <w:numPr>
          <w:ilvl w:val="2"/>
          <w:numId w:val="1"/>
        </w:numPr>
        <w:rPr/>
      </w:pPr>
      <w:r w:rsidR="2E2E49B1">
        <w:rPr/>
        <w:t>Writing unit tests from natural language</w:t>
      </w:r>
    </w:p>
    <w:p w:rsidR="070C4BBF" w:rsidP="58DCA745" w:rsidRDefault="070C4BBF" w14:paraId="2DCDAAFC" w14:textId="23702843">
      <w:pPr>
        <w:pStyle w:val="Listenabsatz"/>
        <w:numPr>
          <w:ilvl w:val="1"/>
          <w:numId w:val="1"/>
        </w:numPr>
        <w:rPr/>
      </w:pPr>
      <w:r w:rsidR="2E2E49B1">
        <w:rPr/>
        <w:t>(Exercise) Turn a natural-language description into a functional Python script</w:t>
      </w:r>
    </w:p>
    <w:p w:rsidR="070C4BBF" w:rsidP="58DCA745" w:rsidRDefault="070C4BBF" w14:paraId="5BBDB8D5" w14:textId="23F9B819">
      <w:pPr>
        <w:pStyle w:val="Listenabsatz"/>
        <w:numPr>
          <w:ilvl w:val="1"/>
          <w:numId w:val="1"/>
        </w:numPr>
        <w:rPr/>
      </w:pPr>
      <w:r w:rsidR="2E2E49B1">
        <w:rPr/>
        <w:t>(Best Practices) Privacy and code confidentiality: what to share and what not to</w:t>
      </w:r>
    </w:p>
    <w:p w:rsidR="070C4BBF" w:rsidP="58DCA745" w:rsidRDefault="070C4BBF" w14:paraId="5AB53C06" w14:textId="0C1246CB">
      <w:pPr>
        <w:pStyle w:val="Listenabsatz"/>
        <w:numPr>
          <w:ilvl w:val="0"/>
          <w:numId w:val="10"/>
        </w:numPr>
        <w:tabs>
          <w:tab w:val="num" w:pos="720"/>
        </w:tabs>
        <w:spacing w:line="360" w:lineRule="auto"/>
        <w:rPr>
          <w:b w:val="1"/>
          <w:bCs w:val="1"/>
        </w:rPr>
      </w:pPr>
      <w:r w:rsidRPr="58DCA745" w:rsidR="2E2E49B1">
        <w:rPr>
          <w:b w:val="1"/>
          <w:bCs w:val="1"/>
        </w:rPr>
        <w:t xml:space="preserve">GitHub Copilot in VSCode </w:t>
      </w:r>
      <w:r w:rsidRPr="58DCA745" w:rsidR="2E2E49B1">
        <w:rPr>
          <w:b w:val="1"/>
          <w:bCs w:val="1"/>
          <w:color w:val="FF0000"/>
          <w:u w:val="single"/>
        </w:rPr>
        <w:t>(Session III: 1h30min)</w:t>
      </w:r>
    </w:p>
    <w:p w:rsidR="070C4BBF" w:rsidP="58DCA745" w:rsidRDefault="070C4BBF" w14:paraId="6265790D" w14:textId="50D54A7A">
      <w:pPr>
        <w:pStyle w:val="Listenabsatz"/>
        <w:numPr>
          <w:ilvl w:val="1"/>
          <w:numId w:val="1"/>
        </w:numPr>
        <w:tabs>
          <w:tab w:val="num" w:pos="720"/>
        </w:tabs>
        <w:spacing w:line="276" w:lineRule="auto"/>
        <w:rPr/>
      </w:pPr>
      <w:r w:rsidR="2E2E49B1">
        <w:rPr/>
        <w:t>Installation and activation in VSCode</w:t>
      </w:r>
    </w:p>
    <w:p w:rsidR="070C4BBF" w:rsidP="58DCA745" w:rsidRDefault="070C4BBF" w14:paraId="524C4DD5" w14:textId="3A04D6A9">
      <w:pPr>
        <w:pStyle w:val="Listenabsatz"/>
        <w:numPr>
          <w:ilvl w:val="1"/>
          <w:numId w:val="1"/>
        </w:numPr>
        <w:rPr/>
      </w:pPr>
      <w:r w:rsidR="2E2E49B1">
        <w:rPr/>
        <w:t>How Copilot works: inline suggestions and multi-line completions</w:t>
      </w:r>
    </w:p>
    <w:p w:rsidR="070C4BBF" w:rsidP="58DCA745" w:rsidRDefault="070C4BBF" w14:paraId="016FFAAA" w14:textId="5485052C">
      <w:pPr>
        <w:pStyle w:val="Listenabsatz"/>
        <w:numPr>
          <w:ilvl w:val="1"/>
          <w:numId w:val="1"/>
        </w:numPr>
        <w:rPr/>
      </w:pPr>
      <w:r w:rsidR="2E2E49B1">
        <w:rPr/>
        <w:t>Comparing Copilot with ChatGPT</w:t>
      </w:r>
    </w:p>
    <w:p w:rsidR="070C4BBF" w:rsidP="58DCA745" w:rsidRDefault="070C4BBF" w14:paraId="4916F263" w14:textId="687B6DC1">
      <w:pPr>
        <w:pStyle w:val="Listenabsatz"/>
        <w:numPr>
          <w:ilvl w:val="1"/>
          <w:numId w:val="1"/>
        </w:numPr>
        <w:rPr/>
      </w:pPr>
      <w:r w:rsidR="2E2E49B1">
        <w:rPr/>
        <w:t>Hands-on exercises:</w:t>
      </w:r>
    </w:p>
    <w:p w:rsidR="070C4BBF" w:rsidP="58DCA745" w:rsidRDefault="070C4BBF" w14:paraId="78905E85" w14:textId="0D797891">
      <w:pPr>
        <w:pStyle w:val="Listenabsatz"/>
        <w:numPr>
          <w:ilvl w:val="2"/>
          <w:numId w:val="1"/>
        </w:numPr>
        <w:rPr/>
      </w:pPr>
      <w:r w:rsidR="2E2E49B1">
        <w:rPr/>
        <w:t>Autocomplete functions and classes</w:t>
      </w:r>
    </w:p>
    <w:p w:rsidR="070C4BBF" w:rsidP="58DCA745" w:rsidRDefault="070C4BBF" w14:paraId="4D177F63" w14:textId="0EC46F20">
      <w:pPr>
        <w:pStyle w:val="Listenabsatz"/>
        <w:numPr>
          <w:ilvl w:val="2"/>
          <w:numId w:val="1"/>
        </w:numPr>
        <w:rPr/>
      </w:pPr>
      <w:r w:rsidR="2E2E49B1">
        <w:rPr/>
        <w:t>Generate test cases from code</w:t>
      </w:r>
    </w:p>
    <w:p w:rsidR="070C4BBF" w:rsidP="58DCA745" w:rsidRDefault="070C4BBF" w14:paraId="6AD6D073" w14:textId="3F79765B">
      <w:pPr>
        <w:pStyle w:val="Listenabsatz"/>
        <w:numPr>
          <w:ilvl w:val="2"/>
          <w:numId w:val="1"/>
        </w:numPr>
        <w:rPr/>
      </w:pPr>
      <w:r w:rsidR="2E2E49B1">
        <w:rPr/>
        <w:t>Suggesting improvements and refactoring</w:t>
      </w:r>
    </w:p>
    <w:p w:rsidR="070C4BBF" w:rsidP="58DCA745" w:rsidRDefault="070C4BBF" w14:paraId="24E890D6" w14:textId="2722CC5E">
      <w:pPr>
        <w:pStyle w:val="Listenabsatz"/>
        <w:numPr>
          <w:ilvl w:val="1"/>
          <w:numId w:val="1"/>
        </w:numPr>
        <w:rPr/>
      </w:pPr>
      <w:r w:rsidR="2E2E49B1">
        <w:rPr/>
        <w:t>(Best Practices) Controlling suggestions and ensuring reproducibility</w:t>
      </w:r>
    </w:p>
    <w:p w:rsidR="070C4BBF" w:rsidP="58DCA745" w:rsidRDefault="070C4BBF" w14:paraId="1CC05D85" w14:textId="0831B0BD">
      <w:pPr>
        <w:pStyle w:val="Listenabsatz"/>
        <w:numPr>
          <w:ilvl w:val="1"/>
          <w:numId w:val="1"/>
        </w:numPr>
        <w:rPr/>
      </w:pPr>
      <w:r w:rsidR="2E2E49B1">
        <w:rPr/>
        <w:t>Troubleshooting Copilot prompts</w:t>
      </w:r>
    </w:p>
    <w:p w:rsidR="070C4BBF" w:rsidP="58DCA745" w:rsidRDefault="070C4BBF" w14:paraId="2556DFF3" w14:textId="2A0B886E">
      <w:pPr>
        <w:pStyle w:val="Listenabsatz"/>
        <w:numPr>
          <w:ilvl w:val="1"/>
          <w:numId w:val="1"/>
        </w:numPr>
        <w:rPr/>
      </w:pPr>
      <w:r w:rsidR="2E2E49B1">
        <w:rPr/>
        <w:t>(Optional) Copilot Chat for contextual assistance</w:t>
      </w:r>
    </w:p>
    <w:p w:rsidR="070C4BBF" w:rsidP="58DCA745" w:rsidRDefault="070C4BBF" w14:paraId="019D8D35" w14:textId="3B41803A">
      <w:pPr>
        <w:pStyle w:val="Listenabsatz"/>
        <w:numPr>
          <w:ilvl w:val="0"/>
          <w:numId w:val="10"/>
        </w:numPr>
        <w:tabs>
          <w:tab w:val="num" w:pos="720"/>
        </w:tabs>
        <w:spacing w:line="360" w:lineRule="auto"/>
        <w:rPr>
          <w:b w:val="1"/>
          <w:bCs w:val="1"/>
        </w:rPr>
      </w:pPr>
      <w:r w:rsidRPr="58DCA745" w:rsidR="2E2E49B1">
        <w:rPr>
          <w:b w:val="1"/>
          <w:bCs w:val="1"/>
        </w:rPr>
        <w:t xml:space="preserve">Session IV – Prototyping with Google AI Studio (or Codex) </w:t>
      </w:r>
      <w:r w:rsidRPr="58DCA745" w:rsidR="2E2E49B1">
        <w:rPr>
          <w:b w:val="1"/>
          <w:bCs w:val="1"/>
          <w:color w:val="FF0000"/>
          <w:u w:val="single"/>
        </w:rPr>
        <w:t>(Session IV: 2h)</w:t>
      </w:r>
    </w:p>
    <w:p w:rsidR="070C4BBF" w:rsidP="58DCA745" w:rsidRDefault="070C4BBF" w14:paraId="0D763D37" w14:textId="0C219D01">
      <w:pPr>
        <w:pStyle w:val="Listenabsatz"/>
        <w:numPr>
          <w:ilvl w:val="1"/>
          <w:numId w:val="1"/>
        </w:numPr>
        <w:rPr/>
      </w:pPr>
      <w:r w:rsidR="2E2E49B1">
        <w:rPr/>
        <w:t>Overview of Google AI Studio (Gemini Flash and Nano Banana)</w:t>
      </w:r>
    </w:p>
    <w:p w:rsidR="070C4BBF" w:rsidP="58DCA745" w:rsidRDefault="070C4BBF" w14:paraId="6C1125A0" w14:textId="28EE1596">
      <w:pPr>
        <w:pStyle w:val="Listenabsatz"/>
        <w:numPr>
          <w:ilvl w:val="1"/>
          <w:numId w:val="1"/>
        </w:numPr>
        <w:rPr/>
      </w:pPr>
      <w:r w:rsidR="2E2E49B1">
        <w:rPr/>
        <w:t>Creating and testing prompts interactively</w:t>
      </w:r>
    </w:p>
    <w:p w:rsidR="070C4BBF" w:rsidP="58DCA745" w:rsidRDefault="070C4BBF" w14:paraId="173609DF" w14:textId="4502872C">
      <w:pPr>
        <w:pStyle w:val="Listenabsatz"/>
        <w:numPr>
          <w:ilvl w:val="1"/>
          <w:numId w:val="1"/>
        </w:numPr>
        <w:rPr/>
      </w:pPr>
      <w:r w:rsidR="2E2E49B1">
        <w:rPr/>
        <w:t>Setting temperature, tokens, and system instructions</w:t>
      </w:r>
    </w:p>
    <w:p w:rsidR="070C4BBF" w:rsidP="58DCA745" w:rsidRDefault="070C4BBF" w14:paraId="70448A56" w14:textId="676E2727">
      <w:pPr>
        <w:pStyle w:val="Listenabsatz"/>
        <w:numPr>
          <w:ilvl w:val="1"/>
          <w:numId w:val="1"/>
        </w:numPr>
        <w:rPr/>
      </w:pPr>
      <w:r w:rsidR="2E2E49B1">
        <w:rPr/>
        <w:t>Building mini agents for:</w:t>
      </w:r>
    </w:p>
    <w:p w:rsidR="070C4BBF" w:rsidP="58DCA745" w:rsidRDefault="070C4BBF" w14:paraId="4D35E833" w14:textId="1D55E142">
      <w:pPr>
        <w:pStyle w:val="Listenabsatz"/>
        <w:numPr>
          <w:ilvl w:val="2"/>
          <w:numId w:val="1"/>
        </w:numPr>
        <w:rPr/>
      </w:pPr>
      <w:r w:rsidR="2E2E49B1">
        <w:rPr/>
        <w:t>Code explanation</w:t>
      </w:r>
    </w:p>
    <w:p w:rsidR="070C4BBF" w:rsidP="58DCA745" w:rsidRDefault="070C4BBF" w14:paraId="64CE3F32" w14:textId="1B18D10C">
      <w:pPr>
        <w:pStyle w:val="Listenabsatz"/>
        <w:numPr>
          <w:ilvl w:val="2"/>
          <w:numId w:val="1"/>
        </w:numPr>
        <w:rPr/>
      </w:pPr>
      <w:r w:rsidR="2E2E49B1">
        <w:rPr/>
        <w:t>Research paper summarization</w:t>
      </w:r>
    </w:p>
    <w:p w:rsidR="070C4BBF" w:rsidP="58DCA745" w:rsidRDefault="070C4BBF" w14:paraId="6E1436DC" w14:textId="21F3DE76">
      <w:pPr>
        <w:pStyle w:val="Listenabsatz"/>
        <w:numPr>
          <w:ilvl w:val="2"/>
          <w:numId w:val="1"/>
        </w:numPr>
        <w:rPr/>
      </w:pPr>
      <w:r w:rsidR="2E2E49B1">
        <w:rPr/>
        <w:t>Code commenting and documentation</w:t>
      </w:r>
    </w:p>
    <w:p w:rsidR="070C4BBF" w:rsidP="58DCA745" w:rsidRDefault="070C4BBF" w14:paraId="37E01F06" w14:textId="44D675ED">
      <w:pPr>
        <w:pStyle w:val="Listenabsatz"/>
        <w:numPr>
          <w:ilvl w:val="1"/>
          <w:numId w:val="1"/>
        </w:numPr>
        <w:rPr/>
      </w:pPr>
      <w:r w:rsidR="2E2E49B1">
        <w:rPr/>
        <w:t>(Exercise) Prototype an “AI coding helper” using Gemini (or Codex)</w:t>
      </w:r>
    </w:p>
    <w:p w:rsidR="070C4BBF" w:rsidP="58DCA745" w:rsidRDefault="070C4BBF" w14:paraId="29D95FF3" w14:textId="379DD6EE">
      <w:pPr>
        <w:pStyle w:val="Listenabsatz"/>
        <w:numPr>
          <w:ilvl w:val="1"/>
          <w:numId w:val="1"/>
        </w:numPr>
        <w:rPr/>
      </w:pPr>
      <w:r w:rsidR="2E2E49B1">
        <w:rPr/>
        <w:t>(Best Practices) Comparing Gemini’s coding behavior vs GPT-based models</w:t>
      </w:r>
    </w:p>
    <w:p w:rsidR="070C4BBF" w:rsidP="58DCA745" w:rsidRDefault="070C4BBF" w14:paraId="1D0EA1B4" w14:textId="13C8C91C">
      <w:pPr>
        <w:tabs>
          <w:tab w:val="num" w:pos="720"/>
        </w:tabs>
        <w:rPr>
          <w:i w:val="1"/>
          <w:iCs w:val="1"/>
          <w:color w:val="FF0000"/>
          <w:u w:val="single"/>
        </w:rPr>
      </w:pPr>
      <w:r w:rsidRPr="58DCA745" w:rsidR="2E2E49B1">
        <w:rPr>
          <w:i w:val="1"/>
          <w:iCs w:val="1"/>
          <w:color w:val="FF0000"/>
          <w:u w:val="single"/>
        </w:rPr>
        <w:t>Estimated duration (1/1.5 Sessions per week): 4-5 weeks.</w:t>
      </w:r>
    </w:p>
    <w:p w:rsidR="070C4BBF" w:rsidP="58DCA745" w:rsidRDefault="070C4BBF" w14:paraId="3C927888" w14:textId="7A243FFC">
      <w:pPr>
        <w:pStyle w:val="berschrift3"/>
        <w:tabs>
          <w:tab w:val="num" w:pos="720"/>
        </w:tabs>
      </w:pPr>
      <w:r w:rsidR="2E2E49B1">
        <w:rPr/>
        <w:t>Participants projects goals</w:t>
      </w:r>
    </w:p>
    <w:p w:rsidR="070C4BBF" w:rsidP="58DCA745" w:rsidRDefault="070C4BBF" w14:paraId="7042CA3F" w14:textId="3FAD8AE9">
      <w:pPr>
        <w:tabs>
          <w:tab w:val="num" w:pos="720"/>
        </w:tabs>
      </w:pPr>
      <w:r w:rsidR="2E2E49B1">
        <w:rPr/>
        <w:t>Each participant should:</w:t>
      </w:r>
    </w:p>
    <w:p w:rsidR="070C4BBF" w:rsidP="58DCA745" w:rsidRDefault="070C4BBF" w14:paraId="442BC580" w14:textId="14AC80DA">
      <w:pPr>
        <w:pStyle w:val="Listenabsatz"/>
        <w:numPr>
          <w:ilvl w:val="0"/>
          <w:numId w:val="5"/>
        </w:numPr>
        <w:spacing w:before="240" w:after="240"/>
        <w:rPr>
          <w:rFonts w:ascii="Calibri" w:hAnsi="Calibri" w:eastAsia="Calibri" w:cs="Calibri"/>
        </w:rPr>
      </w:pPr>
      <w:r w:rsidRPr="58DCA745" w:rsidR="2E2E49B1">
        <w:rPr>
          <w:rFonts w:ascii="Calibri" w:hAnsi="Calibri" w:eastAsia="Calibri" w:cs="Calibri"/>
        </w:rPr>
        <w:t>Integrate at least one AI-assisted workflow (ChatGPT, Copilot, or Gemini) into their project.</w:t>
      </w:r>
    </w:p>
    <w:p w:rsidR="070C4BBF" w:rsidP="58DCA745" w:rsidRDefault="070C4BBF" w14:paraId="00F191DE" w14:textId="5B795B72">
      <w:pPr>
        <w:pStyle w:val="Listenabsatz"/>
        <w:numPr>
          <w:ilvl w:val="0"/>
          <w:numId w:val="5"/>
        </w:numPr>
        <w:spacing w:before="240" w:after="240"/>
        <w:rPr>
          <w:rFonts w:ascii="Calibri" w:hAnsi="Calibri" w:eastAsia="Calibri" w:cs="Calibri"/>
        </w:rPr>
      </w:pPr>
      <w:r w:rsidRPr="58DCA745" w:rsidR="2E2E49B1">
        <w:rPr>
          <w:rFonts w:ascii="Calibri" w:hAnsi="Calibri" w:eastAsia="Calibri" w:cs="Calibri"/>
        </w:rPr>
        <w:t>Document how LLM assistance has improved productivity or code quality.</w:t>
      </w:r>
    </w:p>
    <w:p w:rsidR="070C4BBF" w:rsidP="58DCA745" w:rsidRDefault="070C4BBF" w14:paraId="7F4974F4" w14:textId="522C1C1C">
      <w:pPr>
        <w:pStyle w:val="Listenabsatz"/>
        <w:numPr>
          <w:ilvl w:val="0"/>
          <w:numId w:val="5"/>
        </w:numPr>
        <w:spacing w:before="240" w:after="240"/>
        <w:rPr>
          <w:rFonts w:ascii="Calibri" w:hAnsi="Calibri" w:eastAsia="Calibri" w:cs="Calibri"/>
        </w:rPr>
      </w:pPr>
      <w:r w:rsidRPr="58DCA745" w:rsidR="2E2E49B1">
        <w:rPr>
          <w:rFonts w:ascii="Calibri" w:hAnsi="Calibri" w:eastAsia="Calibri" w:cs="Calibri"/>
        </w:rPr>
        <w:t>Reflect on the ethical and reproducibility implications of AI use in research code.</w:t>
      </w:r>
    </w:p>
    <w:p w:rsidR="070C4BBF" w:rsidP="58DCA745" w:rsidRDefault="070C4BBF" w14:paraId="2EE30651" w14:textId="62810E98">
      <w:pPr>
        <w:pStyle w:val="Listenabsatz"/>
        <w:numPr>
          <w:ilvl w:val="0"/>
          <w:numId w:val="5"/>
        </w:numPr>
        <w:spacing w:before="240" w:after="240"/>
        <w:rPr>
          <w:rFonts w:ascii="Calibri" w:hAnsi="Calibri" w:eastAsia="Calibri" w:cs="Calibri"/>
        </w:rPr>
      </w:pPr>
      <w:r w:rsidRPr="58DCA745" w:rsidR="2E2E49B1">
        <w:rPr>
          <w:rFonts w:ascii="Calibri" w:hAnsi="Calibri" w:eastAsia="Calibri" w:cs="Calibri"/>
        </w:rPr>
        <w:t>Prepare a short demo or notebook showing a task automated or accelerated using an LLM.</w:t>
      </w:r>
    </w:p>
    <w:p w:rsidR="070C4BBF" w:rsidRDefault="070C4BBF" w14:paraId="41C12EB2" w14:textId="5FA4AEAE">
      <w:r>
        <w:br w:type="page"/>
      </w:r>
    </w:p>
    <w:p w:rsidR="10C3C6B1" w:rsidP="070C4BBF" w:rsidRDefault="10C3C6B1" w14:paraId="1BE0563B" w14:textId="5C54EB59">
      <w:pPr>
        <w:pStyle w:val="berschrift2"/>
        <w:tabs>
          <w:tab w:val="num" w:pos="720"/>
        </w:tabs>
      </w:pPr>
      <w:commentRangeStart w:id="67"/>
      <w:bookmarkStart w:name="_Toc1640625445" w:id="1542622498"/>
      <w:r w:rsidR="378F4B39">
        <w:rPr/>
        <w:t>Module 4 – Packaging and Distribution</w:t>
      </w:r>
      <w:commentRangeEnd w:id="67"/>
      <w:r>
        <w:rPr>
          <w:rStyle w:val="CommentReference"/>
        </w:rPr>
        <w:commentReference w:id="67"/>
      </w:r>
      <w:bookmarkEnd w:id="1542622498"/>
    </w:p>
    <w:p w:rsidR="3A04842E" w:rsidP="070C4BBF" w:rsidRDefault="3A04842E" w14:paraId="4A85D738" w14:textId="19D4892A">
      <w:pPr>
        <w:pStyle w:val="berschrift3"/>
        <w:tabs>
          <w:tab w:val="num" w:pos="720"/>
        </w:tabs>
      </w:pPr>
      <w:r>
        <w:t>Objective</w:t>
      </w:r>
    </w:p>
    <w:p w:rsidR="3A04842E" w:rsidP="070C4BBF" w:rsidRDefault="3A04842E" w14:paraId="6E1DA26B" w14:textId="08B3A6BE">
      <w:pPr>
        <w:tabs>
          <w:tab w:val="num" w:pos="720"/>
        </w:tabs>
      </w:pPr>
      <w:r>
        <w:t xml:space="preserve">This </w:t>
      </w:r>
      <w:r w:rsidR="1A000D36">
        <w:t xml:space="preserve">module </w:t>
      </w:r>
      <w:r w:rsidR="515B4330">
        <w:t>introduces researchers to best practices for packaging, versioning, documenting, and distributing scientific software.</w:t>
      </w:r>
      <w:r w:rsidR="1A000D36">
        <w:t xml:space="preserve"> Participants will learn </w:t>
      </w:r>
      <w:r w:rsidR="36BAE3E2">
        <w:t>how to organize projects according to modern Python standards, manage dependencies, apply semantic versioning, and publish packages to the Python Package Index (PyPI).</w:t>
      </w:r>
    </w:p>
    <w:p w:rsidR="3A04842E" w:rsidP="070C4BBF" w:rsidRDefault="3A04842E" w14:paraId="69AE6E26" w14:textId="3D526B1F">
      <w:pPr>
        <w:pStyle w:val="berschrift3"/>
        <w:tabs>
          <w:tab w:val="num" w:pos="720"/>
        </w:tabs>
      </w:pPr>
      <w:r>
        <w:t>Learning Outcome</w:t>
      </w:r>
    </w:p>
    <w:p w:rsidR="3A04842E" w:rsidP="070C4BBF" w:rsidRDefault="3A04842E" w14:paraId="2B1915C1" w14:textId="6716353B">
      <w:pPr>
        <w:tabs>
          <w:tab w:val="num" w:pos="720"/>
        </w:tabs>
      </w:pPr>
      <w:r>
        <w:t>By the end of this module, participants will be able to:</w:t>
      </w:r>
    </w:p>
    <w:p w:rsidR="070C4BBF" w:rsidP="070C4BBF" w:rsidRDefault="2CF199FF" w14:paraId="7E500F12" w14:textId="2171E967">
      <w:pPr>
        <w:pStyle w:val="Listenabsatz"/>
        <w:numPr>
          <w:ilvl w:val="0"/>
          <w:numId w:val="5"/>
        </w:numPr>
        <w:tabs>
          <w:tab w:val="num" w:pos="720"/>
        </w:tabs>
      </w:pPr>
      <w:r>
        <w:t xml:space="preserve">Organize Python code into standard, installable package layouts (src + </w:t>
      </w:r>
      <w:proofErr w:type="gramStart"/>
      <w:r>
        <w:t>pyproject.toml</w:t>
      </w:r>
      <w:proofErr w:type="gramEnd"/>
      <w:r>
        <w:t>)</w:t>
      </w:r>
    </w:p>
    <w:p w:rsidR="2CF199FF" w:rsidP="61567DA3" w:rsidRDefault="2CF199FF" w14:paraId="72A43C98" w14:textId="0C4D7508">
      <w:pPr>
        <w:pStyle w:val="Listenabsatz"/>
        <w:numPr>
          <w:ilvl w:val="0"/>
          <w:numId w:val="5"/>
        </w:numPr>
        <w:tabs>
          <w:tab w:val="num" w:pos="720"/>
        </w:tabs>
      </w:pPr>
      <w:r>
        <w:t xml:space="preserve">Define project metadata and dependencies to install the </w:t>
      </w:r>
      <w:proofErr w:type="gramStart"/>
      <w:r>
        <w:t>package</w:t>
      </w:r>
      <w:proofErr w:type="gramEnd"/>
    </w:p>
    <w:p w:rsidR="2CF199FF" w:rsidP="61567DA3" w:rsidRDefault="2CF199FF" w14:paraId="6A8E5CA6" w14:textId="5146605E">
      <w:pPr>
        <w:pStyle w:val="Listenabsatz"/>
        <w:numPr>
          <w:ilvl w:val="0"/>
          <w:numId w:val="5"/>
        </w:numPr>
        <w:tabs>
          <w:tab w:val="num" w:pos="720"/>
        </w:tabs>
      </w:pPr>
      <w:r>
        <w:t xml:space="preserve">Apply semantic versioning in a real case </w:t>
      </w:r>
      <w:proofErr w:type="gramStart"/>
      <w:r>
        <w:t>scenario</w:t>
      </w:r>
      <w:proofErr w:type="gramEnd"/>
    </w:p>
    <w:p w:rsidR="2CF199FF" w:rsidP="61567DA3" w:rsidRDefault="2CF199FF" w14:paraId="06A77717" w14:textId="066937B8">
      <w:pPr>
        <w:pStyle w:val="Listenabsatz"/>
        <w:numPr>
          <w:ilvl w:val="0"/>
          <w:numId w:val="5"/>
        </w:numPr>
        <w:tabs>
          <w:tab w:val="num" w:pos="720"/>
        </w:tabs>
      </w:pPr>
      <w:r>
        <w:t xml:space="preserve">Build and publish packages to </w:t>
      </w:r>
      <w:proofErr w:type="gramStart"/>
      <w:r>
        <w:t>PyPI</w:t>
      </w:r>
      <w:proofErr w:type="gramEnd"/>
    </w:p>
    <w:p w:rsidR="2CF199FF" w:rsidP="61567DA3" w:rsidRDefault="2CF199FF" w14:paraId="797F5B07" w14:textId="1DC85FD4">
      <w:pPr>
        <w:pStyle w:val="Listenabsatz"/>
        <w:numPr>
          <w:ilvl w:val="0"/>
          <w:numId w:val="5"/>
        </w:numPr>
        <w:tabs>
          <w:tab w:val="num" w:pos="720"/>
        </w:tabs>
      </w:pPr>
      <w:r>
        <w:t xml:space="preserve">Integrate documentation following the Diatáxis </w:t>
      </w:r>
      <w:proofErr w:type="gramStart"/>
      <w:r>
        <w:t>framework</w:t>
      </w:r>
      <w:proofErr w:type="gramEnd"/>
    </w:p>
    <w:p w:rsidR="2CF199FF" w:rsidP="61567DA3" w:rsidRDefault="2CF199FF" w14:paraId="13E3D687" w14:textId="02336D10">
      <w:pPr>
        <w:pStyle w:val="Listenabsatz"/>
        <w:numPr>
          <w:ilvl w:val="0"/>
          <w:numId w:val="5"/>
        </w:numPr>
        <w:tabs>
          <w:tab w:val="num" w:pos="720"/>
        </w:tabs>
      </w:pPr>
      <w:r>
        <w:t xml:space="preserve">Select appropriate </w:t>
      </w:r>
      <w:proofErr w:type="gramStart"/>
      <w:r>
        <w:t>open-source</w:t>
      </w:r>
      <w:proofErr w:type="gramEnd"/>
      <w:r>
        <w:t xml:space="preserve"> licenses</w:t>
      </w:r>
    </w:p>
    <w:p w:rsidR="3A04842E" w:rsidP="070C4BBF" w:rsidRDefault="3A04842E" w14:paraId="16B2E895" w14:textId="56647C40">
      <w:pPr>
        <w:pStyle w:val="berschrift3"/>
        <w:tabs>
          <w:tab w:val="num" w:pos="720"/>
        </w:tabs>
      </w:pPr>
      <w:r>
        <w:t>Structure</w:t>
      </w:r>
    </w:p>
    <w:p w:rsidR="5F46EC6E" w:rsidP="61567DA3" w:rsidRDefault="5F46EC6E" w14:paraId="14C37E97" w14:textId="2DEDBDD2">
      <w:pPr>
        <w:pStyle w:val="Listenabsatz"/>
        <w:numPr>
          <w:ilvl w:val="0"/>
          <w:numId w:val="1"/>
        </w:numPr>
        <w:tabs>
          <w:tab w:val="num" w:pos="720"/>
        </w:tabs>
        <w:rPr>
          <w:b/>
          <w:bCs/>
        </w:rPr>
      </w:pPr>
      <w:r w:rsidRPr="61567DA3">
        <w:rPr>
          <w:b/>
          <w:bCs/>
        </w:rPr>
        <w:t>Modern Python Package Structuring</w:t>
      </w:r>
    </w:p>
    <w:p w:rsidR="3A354AC1" w:rsidP="61567DA3" w:rsidRDefault="3A354AC1" w14:paraId="21C05C90" w14:textId="4B74CFCC">
      <w:pPr>
        <w:pStyle w:val="Listenabsatz"/>
        <w:numPr>
          <w:ilvl w:val="1"/>
          <w:numId w:val="1"/>
        </w:numPr>
        <w:tabs>
          <w:tab w:val="num" w:pos="720"/>
        </w:tabs>
      </w:pPr>
      <w:r>
        <w:t xml:space="preserve">File and folder layout: README, LICENSE, </w:t>
      </w:r>
      <w:proofErr w:type="gramStart"/>
      <w:r>
        <w:t>pyproject.toml</w:t>
      </w:r>
      <w:proofErr w:type="gramEnd"/>
      <w:r>
        <w:t>, .gitignore, src/, tests/, docs/</w:t>
      </w:r>
    </w:p>
    <w:p w:rsidR="3A354AC1" w:rsidP="61567DA3" w:rsidRDefault="3A354AC1" w14:paraId="0365ADB0" w14:textId="2A762EBA">
      <w:pPr>
        <w:pStyle w:val="Listenabsatz"/>
        <w:numPr>
          <w:ilvl w:val="1"/>
          <w:numId w:val="1"/>
        </w:numPr>
        <w:tabs>
          <w:tab w:val="num" w:pos="720"/>
        </w:tabs>
      </w:pPr>
      <w:r>
        <w:t>Using templates for generating structures (copier, cookiecutter, Template from GitHub)</w:t>
      </w:r>
    </w:p>
    <w:p w:rsidR="5F46EC6E" w:rsidP="61567DA3" w:rsidRDefault="5F46EC6E" w14:paraId="1695D987" w14:textId="5AF1CEDD">
      <w:pPr>
        <w:pStyle w:val="Listenabsatz"/>
        <w:numPr>
          <w:ilvl w:val="0"/>
          <w:numId w:val="1"/>
        </w:numPr>
        <w:tabs>
          <w:tab w:val="num" w:pos="720"/>
        </w:tabs>
        <w:rPr>
          <w:b/>
          <w:bCs/>
        </w:rPr>
      </w:pPr>
      <w:r w:rsidRPr="61567DA3">
        <w:rPr>
          <w:b/>
          <w:bCs/>
        </w:rPr>
        <w:t>Dependency Management</w:t>
      </w:r>
    </w:p>
    <w:p w:rsidR="1E907230" w:rsidP="61567DA3" w:rsidRDefault="1E907230" w14:paraId="5264E650" w14:textId="5533BBFC">
      <w:pPr>
        <w:pStyle w:val="Listenabsatz"/>
        <w:numPr>
          <w:ilvl w:val="1"/>
          <w:numId w:val="1"/>
        </w:numPr>
        <w:tabs>
          <w:tab w:val="num" w:pos="720"/>
        </w:tabs>
      </w:pPr>
      <w:r>
        <w:t xml:space="preserve">Structure of </w:t>
      </w:r>
      <w:proofErr w:type="gramStart"/>
      <w:r>
        <w:t>pyproject.toml</w:t>
      </w:r>
      <w:proofErr w:type="gramEnd"/>
    </w:p>
    <w:p w:rsidR="1E907230" w:rsidP="61567DA3" w:rsidRDefault="1E907230" w14:paraId="249BF0E2" w14:textId="67B1C509">
      <w:pPr>
        <w:pStyle w:val="Listenabsatz"/>
        <w:numPr>
          <w:ilvl w:val="1"/>
          <w:numId w:val="1"/>
        </w:numPr>
        <w:tabs>
          <w:tab w:val="num" w:pos="720"/>
        </w:tabs>
      </w:pPr>
      <w:r>
        <w:t>Runtime vs development dependencies</w:t>
      </w:r>
    </w:p>
    <w:p w:rsidR="1E907230" w:rsidP="61567DA3" w:rsidRDefault="1E907230" w14:paraId="68F8517C" w14:textId="1F32C364">
      <w:pPr>
        <w:pStyle w:val="Listenabsatz"/>
        <w:numPr>
          <w:ilvl w:val="1"/>
          <w:numId w:val="1"/>
        </w:numPr>
        <w:tabs>
          <w:tab w:val="num" w:pos="720"/>
        </w:tabs>
      </w:pPr>
      <w:r>
        <w:t>Integration with tools and build-system</w:t>
      </w:r>
    </w:p>
    <w:p w:rsidR="1E907230" w:rsidP="61567DA3" w:rsidRDefault="1E907230" w14:paraId="5A0607B4" w14:textId="4977E5AD">
      <w:pPr>
        <w:pStyle w:val="Listenabsatz"/>
        <w:numPr>
          <w:ilvl w:val="1"/>
          <w:numId w:val="1"/>
        </w:numPr>
        <w:tabs>
          <w:tab w:val="num" w:pos="720"/>
        </w:tabs>
      </w:pPr>
      <w:r>
        <w:t xml:space="preserve">Pip installing the </w:t>
      </w:r>
      <w:proofErr w:type="gramStart"/>
      <w:r>
        <w:t>package</w:t>
      </w:r>
      <w:proofErr w:type="gramEnd"/>
    </w:p>
    <w:p w:rsidR="1E907230" w:rsidP="61567DA3" w:rsidRDefault="1E907230" w14:paraId="2745226A" w14:textId="3608E60F">
      <w:pPr>
        <w:pStyle w:val="Listenabsatz"/>
        <w:numPr>
          <w:ilvl w:val="1"/>
          <w:numId w:val="1"/>
        </w:numPr>
        <w:tabs>
          <w:tab w:val="num" w:pos="720"/>
        </w:tabs>
      </w:pPr>
      <w:commentRangeStart w:id="68"/>
      <w:commentRangeStart w:id="69"/>
      <w:r>
        <w:t xml:space="preserve">Locking dependencies (requirements.txt, </w:t>
      </w:r>
      <w:commentRangeStart w:id="70"/>
      <w:proofErr w:type="spellStart"/>
      <w:proofErr w:type="gramStart"/>
      <w:r>
        <w:t>uv.lock</w:t>
      </w:r>
      <w:proofErr w:type="spellEnd"/>
      <w:proofErr w:type="gramEnd"/>
      <w:commentRangeEnd w:id="70"/>
      <w:r>
        <w:commentReference w:id="70"/>
      </w:r>
      <w:r>
        <w:t>)</w:t>
      </w:r>
      <w:commentRangeEnd w:id="68"/>
      <w:r>
        <w:commentReference w:id="68"/>
      </w:r>
      <w:commentRangeEnd w:id="69"/>
      <w:r>
        <w:commentReference w:id="69"/>
      </w:r>
    </w:p>
    <w:p w:rsidR="1E907230" w:rsidP="61567DA3" w:rsidRDefault="1E907230" w14:paraId="3F5ACD43" w14:textId="40AA575A">
      <w:pPr>
        <w:pStyle w:val="Listenabsatz"/>
        <w:numPr>
          <w:ilvl w:val="1"/>
          <w:numId w:val="1"/>
        </w:numPr>
        <w:tabs>
          <w:tab w:val="num" w:pos="720"/>
        </w:tabs>
      </w:pPr>
      <w:r>
        <w:t>(Discussion) Reproducibility issues in scientific code</w:t>
      </w:r>
    </w:p>
    <w:p w:rsidR="669645BD" w:rsidP="61567DA3" w:rsidRDefault="669645BD" w14:paraId="6B24D1D5" w14:textId="22FEE388">
      <w:pPr>
        <w:pStyle w:val="Listenabsatz"/>
        <w:numPr>
          <w:ilvl w:val="0"/>
          <w:numId w:val="1"/>
        </w:numPr>
        <w:tabs>
          <w:tab w:val="num" w:pos="720"/>
        </w:tabs>
        <w:rPr>
          <w:b/>
          <w:bCs/>
        </w:rPr>
      </w:pPr>
      <w:r w:rsidRPr="61567DA3">
        <w:rPr>
          <w:b/>
          <w:bCs/>
        </w:rPr>
        <w:t>Writing Documentation</w:t>
      </w:r>
    </w:p>
    <w:p w:rsidR="486373FA" w:rsidP="61567DA3" w:rsidRDefault="486373FA" w14:paraId="6064654C" w14:textId="3ACA61D4">
      <w:pPr>
        <w:pStyle w:val="Listenabsatz"/>
        <w:numPr>
          <w:ilvl w:val="1"/>
          <w:numId w:val="1"/>
        </w:numPr>
        <w:tabs>
          <w:tab w:val="num" w:pos="720"/>
        </w:tabs>
      </w:pPr>
      <w:r>
        <w:t>Overview of the 4 main sections (tutorials, how-tos, explanations, references)</w:t>
      </w:r>
    </w:p>
    <w:p w:rsidR="486373FA" w:rsidP="61567DA3" w:rsidRDefault="486373FA" w14:paraId="60C31B5B" w14:textId="7295ACA0">
      <w:pPr>
        <w:pStyle w:val="Listenabsatz"/>
        <w:numPr>
          <w:ilvl w:val="1"/>
          <w:numId w:val="1"/>
        </w:numPr>
        <w:tabs>
          <w:tab w:val="num" w:pos="720"/>
        </w:tabs>
      </w:pPr>
      <w:r>
        <w:t>Structuring with MkDocs (mkdocs.yml)</w:t>
      </w:r>
    </w:p>
    <w:p w:rsidR="486373FA" w:rsidP="61567DA3" w:rsidRDefault="486373FA" w14:paraId="126F96BE" w14:textId="73B767F5">
      <w:pPr>
        <w:pStyle w:val="Listenabsatz"/>
        <w:numPr>
          <w:ilvl w:val="1"/>
          <w:numId w:val="1"/>
        </w:numPr>
        <w:tabs>
          <w:tab w:val="num" w:pos="720"/>
        </w:tabs>
      </w:pPr>
      <w:r>
        <w:t>Cross-referencing documentation (mkdocstrings)</w:t>
      </w:r>
    </w:p>
    <w:p w:rsidR="486373FA" w:rsidP="61567DA3" w:rsidRDefault="486373FA" w14:paraId="073597CB" w14:textId="66EA1D2E">
      <w:pPr>
        <w:pStyle w:val="Listenabsatz"/>
        <w:numPr>
          <w:ilvl w:val="1"/>
          <w:numId w:val="1"/>
        </w:numPr>
        <w:tabs>
          <w:tab w:val="num" w:pos="720"/>
        </w:tabs>
      </w:pPr>
      <w:r>
        <w:t xml:space="preserve">(Optional) Using GitHub Copilot for writing </w:t>
      </w:r>
      <w:proofErr w:type="gramStart"/>
      <w:r>
        <w:t>documentation</w:t>
      </w:r>
      <w:proofErr w:type="gramEnd"/>
    </w:p>
    <w:p w:rsidR="669645BD" w:rsidP="61567DA3" w:rsidRDefault="669645BD" w14:paraId="4AB07A7D" w14:textId="47BB3337">
      <w:pPr>
        <w:pStyle w:val="Listenabsatz"/>
        <w:numPr>
          <w:ilvl w:val="0"/>
          <w:numId w:val="1"/>
        </w:numPr>
        <w:tabs>
          <w:tab w:val="num" w:pos="720"/>
        </w:tabs>
        <w:rPr>
          <w:b/>
          <w:bCs/>
        </w:rPr>
      </w:pPr>
      <w:commentRangeStart w:id="71"/>
      <w:r w:rsidRPr="61567DA3">
        <w:rPr>
          <w:b/>
          <w:bCs/>
        </w:rPr>
        <w:t>Licensing</w:t>
      </w:r>
    </w:p>
    <w:p w:rsidR="2A857189" w:rsidP="61567DA3" w:rsidRDefault="2A857189" w14:paraId="19DD6A03" w14:textId="3E081ACD">
      <w:pPr>
        <w:pStyle w:val="Listenabsatz"/>
        <w:numPr>
          <w:ilvl w:val="1"/>
          <w:numId w:val="1"/>
        </w:numPr>
        <w:tabs>
          <w:tab w:val="num" w:pos="720"/>
        </w:tabs>
      </w:pPr>
      <w:r>
        <w:t>(Discussion) Why licenses matter for scientific projects</w:t>
      </w:r>
    </w:p>
    <w:p w:rsidR="2A857189" w:rsidP="61567DA3" w:rsidRDefault="2A857189" w14:paraId="0E0D9633" w14:textId="4AD44347">
      <w:pPr>
        <w:pStyle w:val="Listenabsatz"/>
        <w:numPr>
          <w:ilvl w:val="1"/>
          <w:numId w:val="1"/>
        </w:numPr>
        <w:tabs>
          <w:tab w:val="num" w:pos="720"/>
        </w:tabs>
      </w:pPr>
      <w:r>
        <w:t>Choosing a license</w:t>
      </w:r>
    </w:p>
    <w:p w:rsidR="2A857189" w:rsidP="61567DA3" w:rsidRDefault="2A857189" w14:paraId="4C239AF5" w14:textId="57A7E710">
      <w:pPr>
        <w:pStyle w:val="Listenabsatz"/>
        <w:numPr>
          <w:ilvl w:val="1"/>
          <w:numId w:val="1"/>
        </w:numPr>
        <w:tabs>
          <w:tab w:val="num" w:pos="720"/>
        </w:tabs>
      </w:pPr>
      <w:r>
        <w:t>Including LICENSE, README, CITATION files</w:t>
      </w:r>
      <w:commentRangeEnd w:id="71"/>
      <w:r w:rsidR="001C746C">
        <w:rPr>
          <w:rStyle w:val="Kommentarzeichen"/>
        </w:rPr>
        <w:commentReference w:id="71"/>
      </w:r>
    </w:p>
    <w:p w:rsidR="669645BD" w:rsidP="61567DA3" w:rsidRDefault="669645BD" w14:paraId="37E88634" w14:textId="00B37A2A">
      <w:pPr>
        <w:pStyle w:val="Listenabsatz"/>
        <w:numPr>
          <w:ilvl w:val="0"/>
          <w:numId w:val="1"/>
        </w:numPr>
        <w:tabs>
          <w:tab w:val="num" w:pos="720"/>
        </w:tabs>
        <w:rPr>
          <w:b/>
          <w:bCs/>
        </w:rPr>
      </w:pPr>
      <w:r w:rsidRPr="61567DA3">
        <w:rPr>
          <w:b/>
          <w:bCs/>
        </w:rPr>
        <w:t>Releasing and Publishing</w:t>
      </w:r>
    </w:p>
    <w:p w:rsidR="0FF0EBAA" w:rsidP="61567DA3" w:rsidRDefault="0FF0EBAA" w14:paraId="08D452C3" w14:textId="745C05D5">
      <w:pPr>
        <w:pStyle w:val="Listenabsatz"/>
        <w:numPr>
          <w:ilvl w:val="1"/>
          <w:numId w:val="1"/>
        </w:numPr>
        <w:tabs>
          <w:tab w:val="num" w:pos="720"/>
        </w:tabs>
      </w:pPr>
      <w:r>
        <w:t xml:space="preserve">Understanding </w:t>
      </w:r>
      <w:proofErr w:type="gramStart"/>
      <w:r>
        <w:t>MAJOR.MINOR.PATCH</w:t>
      </w:r>
      <w:proofErr w:type="gramEnd"/>
      <w:r>
        <w:t xml:space="preserve"> semantic versioning</w:t>
      </w:r>
    </w:p>
    <w:p w:rsidR="0FF0EBAA" w:rsidP="61567DA3" w:rsidRDefault="0FF0EBAA" w14:paraId="260DB8C5" w14:textId="299148FD">
      <w:pPr>
        <w:pStyle w:val="Listenabsatz"/>
        <w:numPr>
          <w:ilvl w:val="1"/>
          <w:numId w:val="1"/>
        </w:numPr>
        <w:tabs>
          <w:tab w:val="num" w:pos="720"/>
        </w:tabs>
      </w:pPr>
      <w:r>
        <w:t>Building distributions</w:t>
      </w:r>
    </w:p>
    <w:p w:rsidR="0FF0EBAA" w:rsidP="61567DA3" w:rsidRDefault="0FF0EBAA" w14:paraId="06CBA0DD" w14:textId="21979B83">
      <w:pPr>
        <w:pStyle w:val="Listenabsatz"/>
        <w:numPr>
          <w:ilvl w:val="1"/>
          <w:numId w:val="1"/>
        </w:numPr>
        <w:tabs>
          <w:tab w:val="num" w:pos="720"/>
        </w:tabs>
      </w:pPr>
      <w:r>
        <w:t>Testing upload to TestPyPI</w:t>
      </w:r>
    </w:p>
    <w:p w:rsidR="0FF0EBAA" w:rsidP="61567DA3" w:rsidRDefault="0FF0EBAA" w14:paraId="5DAB598B" w14:textId="3BCCB5F2">
      <w:pPr>
        <w:pStyle w:val="Listenabsatz"/>
        <w:numPr>
          <w:ilvl w:val="1"/>
          <w:numId w:val="1"/>
        </w:numPr>
        <w:tabs>
          <w:tab w:val="num" w:pos="720"/>
        </w:tabs>
      </w:pPr>
      <w:r>
        <w:t>Releasing to PyPI</w:t>
      </w:r>
    </w:p>
    <w:p w:rsidR="0FF0EBAA" w:rsidP="61567DA3" w:rsidRDefault="0FF0EBAA" w14:paraId="7FD4B558" w14:textId="0F0121F6">
      <w:pPr>
        <w:pStyle w:val="Listenabsatz"/>
        <w:numPr>
          <w:ilvl w:val="1"/>
          <w:numId w:val="1"/>
        </w:numPr>
        <w:tabs>
          <w:tab w:val="num" w:pos="720"/>
        </w:tabs>
      </w:pPr>
      <w:r>
        <w:t>Continuous Development (CD): Automating releases in PyPI with GitHub</w:t>
      </w:r>
    </w:p>
    <w:p w:rsidR="23EC64DD" w:rsidP="61567DA3" w:rsidRDefault="23EC64DD" w14:paraId="2EEBB507" w14:textId="3CFC825D">
      <w:pPr>
        <w:tabs>
          <w:tab w:val="num" w:pos="720"/>
        </w:tabs>
      </w:pPr>
      <w:r>
        <w:lastRenderedPageBreak/>
        <w:t>Estimated duration (2-3 Sessions per week): ...</w:t>
      </w:r>
    </w:p>
    <w:p w:rsidR="01754117" w:rsidP="070C4BBF" w:rsidRDefault="01754117" w14:paraId="692A0E7C" w14:textId="7A243FFC">
      <w:pPr>
        <w:pStyle w:val="berschrift3"/>
        <w:tabs>
          <w:tab w:val="num" w:pos="720"/>
        </w:tabs>
      </w:pPr>
      <w:r>
        <w:t>Participants projects goals</w:t>
      </w:r>
    </w:p>
    <w:p w:rsidR="01754117" w:rsidP="070C4BBF" w:rsidRDefault="01754117" w14:paraId="0B747838" w14:textId="061D55E1">
      <w:pPr>
        <w:tabs>
          <w:tab w:val="num" w:pos="720"/>
        </w:tabs>
      </w:pPr>
      <w:r w:rsidR="05145377">
        <w:rPr/>
        <w:t>Each participant should ...</w:t>
      </w:r>
    </w:p>
    <w:p w:rsidR="58DCA745" w:rsidRDefault="58DCA745" w14:paraId="4984A900" w14:textId="4B23DB73">
      <w:r>
        <w:br w:type="page"/>
      </w:r>
    </w:p>
    <w:p w:rsidR="62D425A6" w:rsidP="58DCA745" w:rsidRDefault="62D425A6" w14:paraId="669B5140" w14:textId="05DE79D2">
      <w:pPr>
        <w:pStyle w:val="berschrift2"/>
        <w:tabs>
          <w:tab w:val="num" w:leader="none" w:pos="720"/>
        </w:tabs>
      </w:pPr>
      <w:bookmarkStart w:name="_Toc1213287141" w:id="1777376756"/>
      <w:r w:rsidR="62D425A6">
        <w:rPr/>
        <w:t>Module 5 – Productive Development Environment</w:t>
      </w:r>
      <w:bookmarkEnd w:id="1777376756"/>
    </w:p>
    <w:p w:rsidR="62D425A6" w:rsidP="58DCA745" w:rsidRDefault="62D425A6" w14:paraId="0E42EA75" w14:textId="19D4892A">
      <w:pPr>
        <w:pStyle w:val="berschrift3"/>
        <w:tabs>
          <w:tab w:val="num" w:leader="none" w:pos="720"/>
        </w:tabs>
      </w:pPr>
      <w:r w:rsidR="62D425A6">
        <w:rPr/>
        <w:t>Objective</w:t>
      </w:r>
    </w:p>
    <w:p w:rsidR="62D425A6" w:rsidP="58DCA745" w:rsidRDefault="62D425A6" w14:paraId="3E5AB818" w14:textId="30355075">
      <w:pPr>
        <w:tabs>
          <w:tab w:val="num" w:leader="none" w:pos="720"/>
        </w:tabs>
      </w:pPr>
      <w:r w:rsidR="62D425A6">
        <w:rPr/>
        <w:t>This module provides researchers with the knowledge and tools to build a productive Software Development environment. Participants will learn how to configure their IDE (VSCode) effectively, use tools for code quality automated checks, manage configurations securely, and implement structured logging for debugging and tracking errors effectively in scientific code.</w:t>
      </w:r>
    </w:p>
    <w:p w:rsidR="62D425A6" w:rsidP="58DCA745" w:rsidRDefault="62D425A6" w14:paraId="7AAD21C8" w14:textId="3D526B1F">
      <w:pPr>
        <w:pStyle w:val="berschrift3"/>
        <w:tabs>
          <w:tab w:val="num" w:leader="none" w:pos="720"/>
        </w:tabs>
      </w:pPr>
      <w:r w:rsidR="62D425A6">
        <w:rPr/>
        <w:t>Learning Outcome</w:t>
      </w:r>
    </w:p>
    <w:p w:rsidR="62D425A6" w:rsidP="58DCA745" w:rsidRDefault="62D425A6" w14:paraId="4E8F3662" w14:textId="6716353B">
      <w:pPr>
        <w:tabs>
          <w:tab w:val="num" w:leader="none" w:pos="720"/>
        </w:tabs>
      </w:pPr>
      <w:r w:rsidR="62D425A6">
        <w:rPr/>
        <w:t>By the end of this module, participants will be able to:</w:t>
      </w:r>
    </w:p>
    <w:p w:rsidR="62D425A6" w:rsidP="58DCA745" w:rsidRDefault="62D425A6" w14:paraId="6E9A21A2" w14:textId="24913927">
      <w:pPr>
        <w:pStyle w:val="Listenabsatz"/>
        <w:numPr>
          <w:ilvl w:val="0"/>
          <w:numId w:val="5"/>
        </w:numPr>
        <w:tabs>
          <w:tab w:val="num" w:leader="none" w:pos="720"/>
        </w:tabs>
        <w:rPr/>
      </w:pPr>
      <w:r w:rsidR="62D425A6">
        <w:rPr/>
        <w:t>Set up and customize VSCode for efficient Scientific Software Development.</w:t>
      </w:r>
    </w:p>
    <w:p w:rsidR="62D425A6" w:rsidP="58DCA745" w:rsidRDefault="62D425A6" w14:paraId="12698684" w14:textId="1A2E670D">
      <w:pPr>
        <w:pStyle w:val="Listenabsatz"/>
        <w:numPr>
          <w:ilvl w:val="0"/>
          <w:numId w:val="5"/>
        </w:numPr>
        <w:tabs>
          <w:tab w:val="num" w:leader="none" w:pos="720"/>
        </w:tabs>
        <w:rPr/>
      </w:pPr>
      <w:r w:rsidR="62D425A6">
        <w:rPr/>
        <w:t>Use VSCode extensions and tools for automated code quality (ruff)</w:t>
      </w:r>
    </w:p>
    <w:p w:rsidR="62D425A6" w:rsidP="58DCA745" w:rsidRDefault="62D425A6" w14:paraId="551828E7" w14:textId="372EB2F3">
      <w:pPr>
        <w:pStyle w:val="Listenabsatz"/>
        <w:numPr>
          <w:ilvl w:val="0"/>
          <w:numId w:val="5"/>
        </w:numPr>
        <w:tabs>
          <w:tab w:val="num" w:leader="none" w:pos="720"/>
        </w:tabs>
        <w:rPr/>
      </w:pPr>
      <w:r w:rsidR="62D425A6">
        <w:rPr/>
        <w:t>Configure and manage environment variables safely using .env files.</w:t>
      </w:r>
    </w:p>
    <w:p w:rsidR="6C79CF22" w:rsidP="58DCA745" w:rsidRDefault="6C79CF22" w14:paraId="2C268734" w14:textId="57B528E4">
      <w:pPr>
        <w:pStyle w:val="Listenabsatz"/>
        <w:numPr>
          <w:ilvl w:val="0"/>
          <w:numId w:val="5"/>
        </w:numPr>
        <w:tabs>
          <w:tab w:val="num" w:leader="none" w:pos="720"/>
        </w:tabs>
        <w:rPr/>
      </w:pPr>
      <w:commentRangeStart w:id="369652602"/>
      <w:r w:rsidR="62D425A6">
        <w:rPr/>
        <w:t xml:space="preserve">Implement </w:t>
      </w:r>
      <w:commentRangeStart w:id="531969983"/>
      <w:r w:rsidR="62D425A6">
        <w:rPr/>
        <w:t>structured logging</w:t>
      </w:r>
      <w:commentRangeEnd w:id="531969983"/>
      <w:r>
        <w:rPr>
          <w:rStyle w:val="CommentReference"/>
        </w:rPr>
        <w:commentReference w:id="531969983"/>
      </w:r>
      <w:r w:rsidR="62D425A6">
        <w:rPr/>
        <w:t xml:space="preserve"> to produce machine- and human-readable logs.</w:t>
      </w:r>
      <w:commentRangeEnd w:id="369652602"/>
      <w:r>
        <w:rPr>
          <w:rStyle w:val="CommentReference"/>
        </w:rPr>
        <w:commentReference w:id="369652602"/>
      </w:r>
    </w:p>
    <w:p w:rsidR="6C79CF22" w:rsidP="58DCA745" w:rsidRDefault="6C79CF22" w14:paraId="430B6D39" w14:textId="5981A8F9">
      <w:pPr>
        <w:pStyle w:val="Listenabsatz"/>
        <w:numPr>
          <w:ilvl w:val="0"/>
          <w:numId w:val="5"/>
        </w:numPr>
        <w:tabs>
          <w:tab w:val="num" w:leader="none" w:pos="720"/>
        </w:tabs>
        <w:rPr/>
      </w:pPr>
      <w:commentRangeStart w:id="663009762"/>
      <w:r w:rsidR="62D425A6">
        <w:rPr/>
        <w:t>Debug Python applications directly to VSCode.</w:t>
      </w:r>
      <w:commentRangeEnd w:id="663009762"/>
      <w:r>
        <w:rPr>
          <w:rStyle w:val="CommentReference"/>
        </w:rPr>
        <w:commentReference w:id="663009762"/>
      </w:r>
    </w:p>
    <w:p w:rsidR="62D425A6" w:rsidP="58DCA745" w:rsidRDefault="62D425A6" w14:paraId="206989C2" w14:textId="56647C40">
      <w:pPr>
        <w:pStyle w:val="berschrift3"/>
        <w:tabs>
          <w:tab w:val="num" w:leader="none" w:pos="720"/>
        </w:tabs>
      </w:pPr>
      <w:r w:rsidR="62D425A6">
        <w:rPr/>
        <w:t>Structure</w:t>
      </w:r>
    </w:p>
    <w:p w:rsidR="62D425A6" w:rsidP="58DCA745" w:rsidRDefault="62D425A6" w14:paraId="057B4CB6" w14:textId="745F31EE">
      <w:pPr>
        <w:pStyle w:val="Listenabsatz"/>
        <w:numPr>
          <w:ilvl w:val="0"/>
          <w:numId w:val="8"/>
        </w:numPr>
        <w:tabs>
          <w:tab w:val="num" w:leader="none" w:pos="720"/>
        </w:tabs>
        <w:rPr>
          <w:b w:val="1"/>
          <w:bCs w:val="1"/>
        </w:rPr>
      </w:pPr>
      <w:r w:rsidRPr="58DCA745" w:rsidR="62D425A6">
        <w:rPr>
          <w:b w:val="1"/>
          <w:bCs w:val="1"/>
        </w:rPr>
        <w:t>IDE Setup</w:t>
      </w:r>
    </w:p>
    <w:p w:rsidR="62D425A6" w:rsidP="58DCA745" w:rsidRDefault="62D425A6" w14:paraId="1E66C20B" w14:textId="1203AA8E">
      <w:pPr>
        <w:pStyle w:val="Listenabsatz"/>
        <w:numPr>
          <w:ilvl w:val="1"/>
          <w:numId w:val="8"/>
        </w:numPr>
        <w:tabs>
          <w:tab w:val="num" w:leader="none" w:pos="720"/>
        </w:tabs>
        <w:rPr/>
      </w:pPr>
      <w:r w:rsidR="62D425A6">
        <w:rPr/>
        <w:t>Workspaces, Python interpreters, and environments management</w:t>
      </w:r>
    </w:p>
    <w:p w:rsidR="62D425A6" w:rsidP="58DCA745" w:rsidRDefault="62D425A6" w14:paraId="41FD19E1" w14:textId="7C7FEC4E">
      <w:pPr>
        <w:pStyle w:val="Listenabsatz"/>
        <w:numPr>
          <w:ilvl w:val="1"/>
          <w:numId w:val="8"/>
        </w:numPr>
        <w:tabs>
          <w:tab w:val="num" w:leader="none" w:pos="720"/>
        </w:tabs>
        <w:rPr/>
      </w:pPr>
      <w:r w:rsidR="62D425A6">
        <w:rPr/>
        <w:t>Extensions: Python, Jupyter notebook, Copilot/Codex, etc.</w:t>
      </w:r>
    </w:p>
    <w:p w:rsidR="62D425A6" w:rsidP="58DCA745" w:rsidRDefault="62D425A6" w14:paraId="4C4F6B16" w14:textId="1713606B">
      <w:pPr>
        <w:pStyle w:val="Listenabsatz"/>
        <w:numPr>
          <w:ilvl w:val="1"/>
          <w:numId w:val="8"/>
        </w:numPr>
        <w:tabs>
          <w:tab w:val="num" w:leader="none" w:pos="720"/>
        </w:tabs>
        <w:rPr/>
      </w:pPr>
      <w:r w:rsidR="62D425A6">
        <w:rPr/>
        <w:t>VSCode settings</w:t>
      </w:r>
    </w:p>
    <w:p w:rsidR="62D425A6" w:rsidP="58DCA745" w:rsidRDefault="62D425A6" w14:paraId="7330C4D5" w14:textId="6A30290C">
      <w:pPr>
        <w:pStyle w:val="Listenabsatz"/>
        <w:numPr>
          <w:ilvl w:val="1"/>
          <w:numId w:val="8"/>
        </w:numPr>
        <w:tabs>
          <w:tab w:val="num" w:leader="none" w:pos="720"/>
        </w:tabs>
        <w:rPr/>
      </w:pPr>
      <w:r w:rsidR="62D425A6">
        <w:rPr/>
        <w:t>Commands and integrated terminal</w:t>
      </w:r>
    </w:p>
    <w:p w:rsidR="3FD2EA4F" w:rsidP="58DCA745" w:rsidRDefault="3FD2EA4F" w14:paraId="4D9D46E1" w14:textId="7E8F64DF">
      <w:pPr>
        <w:pStyle w:val="Listenabsatz"/>
        <w:numPr>
          <w:ilvl w:val="0"/>
          <w:numId w:val="8"/>
        </w:numPr>
        <w:tabs>
          <w:tab w:val="num" w:leader="none" w:pos="720"/>
        </w:tabs>
        <w:rPr>
          <w:b w:val="1"/>
          <w:bCs w:val="1"/>
        </w:rPr>
      </w:pPr>
      <w:commentRangeStart w:id="108007437"/>
      <w:r w:rsidRPr="58DCA745" w:rsidR="62D425A6">
        <w:rPr>
          <w:b w:val="1"/>
          <w:bCs w:val="1"/>
        </w:rPr>
        <w:t>Debugging and Unit Testing</w:t>
      </w:r>
    </w:p>
    <w:p w:rsidR="62D425A6" w:rsidP="58DCA745" w:rsidRDefault="62D425A6" w14:paraId="50E0291F" w14:textId="79CBBA7D">
      <w:pPr>
        <w:pStyle w:val="Listenabsatz"/>
        <w:numPr>
          <w:ilvl w:val="1"/>
          <w:numId w:val="8"/>
        </w:numPr>
        <w:tabs>
          <w:tab w:val="num" w:leader="none" w:pos="720"/>
        </w:tabs>
        <w:rPr/>
      </w:pPr>
      <w:r w:rsidR="62D425A6">
        <w:rPr/>
        <w:t>Setting up launch configurations (launch.json)</w:t>
      </w:r>
    </w:p>
    <w:p w:rsidR="62D425A6" w:rsidP="58DCA745" w:rsidRDefault="62D425A6" w14:paraId="1D88C5EA" w14:textId="2CDFEB6B">
      <w:pPr>
        <w:pStyle w:val="Listenabsatz"/>
        <w:numPr>
          <w:ilvl w:val="1"/>
          <w:numId w:val="8"/>
        </w:numPr>
        <w:tabs>
          <w:tab w:val="num" w:leader="none" w:pos="720"/>
        </w:tabs>
        <w:rPr/>
      </w:pPr>
      <w:r w:rsidR="62D425A6">
        <w:rPr/>
        <w:t>Understanding breakpoints, stepping in and out, variable inspection, and debug console</w:t>
      </w:r>
    </w:p>
    <w:p w:rsidR="62D425A6" w:rsidP="58DCA745" w:rsidRDefault="62D425A6" w14:paraId="38B3ED59" w14:textId="2D39565F">
      <w:pPr>
        <w:pStyle w:val="Listenabsatz"/>
        <w:numPr>
          <w:ilvl w:val="1"/>
          <w:numId w:val="8"/>
        </w:numPr>
        <w:tabs>
          <w:tab w:val="num" w:leader="none" w:pos="720"/>
        </w:tabs>
        <w:rPr/>
      </w:pPr>
      <w:r w:rsidR="62D425A6">
        <w:rPr/>
        <w:t>Tracking errors and error handling (try/except blocks)</w:t>
      </w:r>
    </w:p>
    <w:p w:rsidR="62D425A6" w:rsidP="58DCA745" w:rsidRDefault="62D425A6" w14:paraId="0ECBFAC8" w14:textId="7B6C784F">
      <w:pPr>
        <w:pStyle w:val="Listenabsatz"/>
        <w:numPr>
          <w:ilvl w:val="1"/>
          <w:numId w:val="8"/>
        </w:numPr>
        <w:tabs>
          <w:tab w:val="num" w:leader="none" w:pos="720"/>
        </w:tabs>
        <w:rPr/>
      </w:pPr>
      <w:r w:rsidR="62D425A6">
        <w:rPr/>
        <w:t>Adding unit tests: positive and negative testing</w:t>
      </w:r>
    </w:p>
    <w:p w:rsidR="62D425A6" w:rsidP="58DCA745" w:rsidRDefault="62D425A6" w14:paraId="67FDADC3" w14:textId="1F2F5E29">
      <w:pPr>
        <w:pStyle w:val="Listenabsatz"/>
        <w:numPr>
          <w:ilvl w:val="1"/>
          <w:numId w:val="8"/>
        </w:numPr>
        <w:tabs>
          <w:tab w:val="num" w:leader="none" w:pos="720"/>
        </w:tabs>
        <w:rPr/>
      </w:pPr>
      <w:r w:rsidR="62D425A6">
        <w:rPr/>
        <w:t>(Optional) Test Driven Development (TDD)</w:t>
      </w:r>
      <w:commentRangeEnd w:id="108007437"/>
      <w:r>
        <w:rPr>
          <w:rStyle w:val="CommentReference"/>
        </w:rPr>
        <w:commentReference w:id="108007437"/>
      </w:r>
    </w:p>
    <w:p w:rsidR="62D425A6" w:rsidP="58DCA745" w:rsidRDefault="62D425A6" w14:paraId="18C799B8" w14:textId="5F5CEE8F">
      <w:pPr>
        <w:pStyle w:val="Listenabsatz"/>
        <w:numPr>
          <w:ilvl w:val="0"/>
          <w:numId w:val="8"/>
        </w:numPr>
        <w:tabs>
          <w:tab w:val="num" w:leader="none" w:pos="720"/>
        </w:tabs>
        <w:rPr>
          <w:b w:val="1"/>
          <w:bCs w:val="1"/>
        </w:rPr>
      </w:pPr>
      <w:r w:rsidRPr="58DCA745" w:rsidR="62D425A6">
        <w:rPr>
          <w:b w:val="1"/>
          <w:bCs w:val="1"/>
        </w:rPr>
        <w:t>Structured Logging</w:t>
      </w:r>
    </w:p>
    <w:p w:rsidR="62D425A6" w:rsidP="58DCA745" w:rsidRDefault="62D425A6" w14:paraId="36324B3E" w14:textId="125F695E">
      <w:pPr>
        <w:pStyle w:val="Listenabsatz"/>
        <w:numPr>
          <w:ilvl w:val="1"/>
          <w:numId w:val="8"/>
        </w:numPr>
        <w:tabs>
          <w:tab w:val="num" w:leader="none" w:pos="720"/>
        </w:tabs>
        <w:rPr/>
      </w:pPr>
      <w:r w:rsidR="62D425A6">
        <w:rPr/>
        <w:t>Defining a structlog logger</w:t>
      </w:r>
    </w:p>
    <w:p w:rsidR="62D425A6" w:rsidP="58DCA745" w:rsidRDefault="62D425A6" w14:paraId="1D2EE322" w14:textId="35CB8459">
      <w:pPr>
        <w:pStyle w:val="Listenabsatz"/>
        <w:numPr>
          <w:ilvl w:val="1"/>
          <w:numId w:val="8"/>
        </w:numPr>
        <w:tabs>
          <w:tab w:val="num" w:leader="none" w:pos="720"/>
        </w:tabs>
        <w:rPr/>
      </w:pPr>
      <w:r w:rsidR="62D425A6">
        <w:rPr/>
        <w:t>Configuring levels, processors, and formatting</w:t>
      </w:r>
    </w:p>
    <w:p w:rsidR="62D425A6" w:rsidP="58DCA745" w:rsidRDefault="62D425A6" w14:paraId="4AC24412" w14:textId="596B22DE">
      <w:pPr>
        <w:pStyle w:val="Listenabsatz"/>
        <w:numPr>
          <w:ilvl w:val="1"/>
          <w:numId w:val="8"/>
        </w:numPr>
        <w:tabs>
          <w:tab w:val="num" w:leader="none" w:pos="720"/>
        </w:tabs>
        <w:rPr/>
      </w:pPr>
      <w:r w:rsidR="62D425A6">
        <w:rPr/>
        <w:t>Error handling re-visited: logging vs raising</w:t>
      </w:r>
    </w:p>
    <w:p w:rsidR="62D425A6" w:rsidP="58DCA745" w:rsidRDefault="62D425A6" w14:paraId="2850E528" w14:textId="11B5EA4A">
      <w:pPr>
        <w:pStyle w:val="Listenabsatz"/>
        <w:numPr>
          <w:ilvl w:val="0"/>
          <w:numId w:val="8"/>
        </w:numPr>
        <w:tabs>
          <w:tab w:val="num" w:leader="none" w:pos="720"/>
        </w:tabs>
        <w:rPr>
          <w:b w:val="1"/>
          <w:bCs w:val="1"/>
        </w:rPr>
      </w:pPr>
      <w:r w:rsidRPr="58DCA745" w:rsidR="62D425A6">
        <w:rPr>
          <w:b w:val="1"/>
          <w:bCs w:val="1"/>
        </w:rPr>
        <w:t>Linting and Automated Formatting in VSCode</w:t>
      </w:r>
    </w:p>
    <w:p w:rsidR="62D425A6" w:rsidP="58DCA745" w:rsidRDefault="62D425A6" w14:paraId="31933149" w14:textId="194FDD0D">
      <w:pPr>
        <w:pStyle w:val="Listenabsatz"/>
        <w:numPr>
          <w:ilvl w:val="1"/>
          <w:numId w:val="8"/>
        </w:numPr>
        <w:tabs>
          <w:tab w:val="num" w:leader="none" w:pos="720"/>
        </w:tabs>
        <w:rPr/>
      </w:pPr>
      <w:r w:rsidR="62D425A6">
        <w:rPr/>
        <w:t>Installing the ruff extension and rules</w:t>
      </w:r>
    </w:p>
    <w:p w:rsidR="62D425A6" w:rsidP="58DCA745" w:rsidRDefault="62D425A6" w14:paraId="184255DD" w14:textId="22057017">
      <w:pPr>
        <w:pStyle w:val="Listenabsatz"/>
        <w:numPr>
          <w:ilvl w:val="1"/>
          <w:numId w:val="8"/>
        </w:numPr>
        <w:tabs>
          <w:tab w:val="num" w:leader="none" w:pos="720"/>
        </w:tabs>
        <w:rPr/>
      </w:pPr>
      <w:r w:rsidR="62D425A6">
        <w:rPr/>
        <w:t>Modifying settings.json</w:t>
      </w:r>
    </w:p>
    <w:p w:rsidR="62D425A6" w:rsidP="58DCA745" w:rsidRDefault="62D425A6" w14:paraId="7FF20927" w14:textId="11203AFF">
      <w:pPr>
        <w:pStyle w:val="Listenabsatz"/>
        <w:numPr>
          <w:ilvl w:val="1"/>
          <w:numId w:val="8"/>
        </w:numPr>
        <w:tabs>
          <w:tab w:val="num" w:leader="none" w:pos="720"/>
        </w:tabs>
        <w:rPr/>
      </w:pPr>
      <w:r w:rsidR="62D425A6">
        <w:rPr/>
        <w:t>Saving changes in a file and seeing the auto-formatting</w:t>
      </w:r>
    </w:p>
    <w:p w:rsidR="62D425A6" w:rsidP="58DCA745" w:rsidRDefault="62D425A6" w14:paraId="346405C2" w14:textId="2CB73B33">
      <w:pPr>
        <w:pStyle w:val="Listenabsatz"/>
        <w:numPr>
          <w:ilvl w:val="1"/>
          <w:numId w:val="8"/>
        </w:numPr>
        <w:tabs>
          <w:tab w:val="num" w:leader="none" w:pos="720"/>
        </w:tabs>
        <w:rPr/>
      </w:pPr>
      <w:r w:rsidR="62D425A6">
        <w:rPr/>
        <w:t>(Optional) Code quality and pre-commit hooks</w:t>
      </w:r>
      <w:commentRangeStart w:id="707401119"/>
      <w:commentRangeEnd w:id="707401119"/>
      <w:r>
        <w:rPr>
          <w:rStyle w:val="CommentReference"/>
        </w:rPr>
        <w:commentReference w:id="707401119"/>
      </w:r>
    </w:p>
    <w:p w:rsidR="62D425A6" w:rsidP="58DCA745" w:rsidRDefault="62D425A6" w14:paraId="30B4C8B8" w14:textId="06557B60">
      <w:pPr>
        <w:pStyle w:val="Listenabsatz"/>
        <w:numPr>
          <w:ilvl w:val="0"/>
          <w:numId w:val="8"/>
        </w:numPr>
        <w:tabs>
          <w:tab w:val="num" w:leader="none" w:pos="720"/>
        </w:tabs>
        <w:rPr>
          <w:b w:val="1"/>
          <w:bCs w:val="1"/>
        </w:rPr>
      </w:pPr>
      <w:r w:rsidRPr="58DCA745" w:rsidR="62D425A6">
        <w:rPr>
          <w:b w:val="1"/>
          <w:bCs w:val="1"/>
        </w:rPr>
        <w:t>Configuration Management</w:t>
      </w:r>
    </w:p>
    <w:p w:rsidR="62D425A6" w:rsidP="58DCA745" w:rsidRDefault="62D425A6" w14:paraId="1B94CDE8" w14:textId="3A4E34D9">
      <w:pPr>
        <w:pStyle w:val="Listenabsatz"/>
        <w:numPr>
          <w:ilvl w:val="1"/>
          <w:numId w:val="8"/>
        </w:numPr>
        <w:tabs>
          <w:tab w:val="num" w:leader="none" w:pos="720"/>
        </w:tabs>
        <w:rPr/>
      </w:pPr>
      <w:r w:rsidR="62D425A6">
        <w:rPr/>
        <w:t>Environment variables and .env files</w:t>
      </w:r>
    </w:p>
    <w:p w:rsidR="62D425A6" w:rsidP="58DCA745" w:rsidRDefault="62D425A6" w14:paraId="7DAFB32E" w14:textId="52A236F2">
      <w:pPr>
        <w:pStyle w:val="Listenabsatz"/>
        <w:numPr>
          <w:ilvl w:val="1"/>
          <w:numId w:val="8"/>
        </w:numPr>
        <w:tabs>
          <w:tab w:val="num" w:leader="none" w:pos="720"/>
        </w:tabs>
        <w:rPr/>
      </w:pPr>
      <w:r w:rsidR="62D425A6">
        <w:rPr/>
        <w:t>Using python-decouple</w:t>
      </w:r>
    </w:p>
    <w:p w:rsidR="62D425A6" w:rsidP="58DCA745" w:rsidRDefault="62D425A6" w14:paraId="70E155BF" w14:textId="08EDB851">
      <w:pPr>
        <w:pStyle w:val="Listenabsatz"/>
        <w:numPr>
          <w:ilvl w:val="1"/>
          <w:numId w:val="8"/>
        </w:numPr>
        <w:tabs>
          <w:tab w:val="num" w:leader="none" w:pos="720"/>
        </w:tabs>
        <w:rPr/>
      </w:pPr>
      <w:r w:rsidR="62D425A6">
        <w:rPr/>
        <w:t>Differences between local and production configurations</w:t>
      </w:r>
    </w:p>
    <w:p w:rsidR="62D425A6" w:rsidP="58DCA745" w:rsidRDefault="62D425A6" w14:paraId="19693880" w14:textId="7841F6FD">
      <w:pPr>
        <w:pStyle w:val="Listenabsatz"/>
        <w:numPr>
          <w:ilvl w:val="1"/>
          <w:numId w:val="8"/>
        </w:numPr>
        <w:tabs>
          <w:tab w:val="num" w:leader="none" w:pos="720"/>
        </w:tabs>
        <w:rPr/>
      </w:pPr>
      <w:r w:rsidR="62D425A6">
        <w:rPr/>
        <w:t>Folder organization</w:t>
      </w:r>
    </w:p>
    <w:p w:rsidR="62D425A6" w:rsidP="58DCA745" w:rsidRDefault="62D425A6" w14:paraId="06430F9F" w14:textId="0293F369">
      <w:pPr>
        <w:pStyle w:val="Listenabsatz"/>
        <w:numPr>
          <w:ilvl w:val="1"/>
          <w:numId w:val="8"/>
        </w:numPr>
        <w:tabs>
          <w:tab w:val="num" w:leader="none" w:pos="720"/>
        </w:tabs>
        <w:rPr/>
      </w:pPr>
      <w:r w:rsidR="62D425A6">
        <w:rPr/>
        <w:t>(Best Practices) Never commit secrets</w:t>
      </w:r>
    </w:p>
    <w:p w:rsidR="62D425A6" w:rsidP="58DCA745" w:rsidRDefault="62D425A6" w14:paraId="1C8C622E" w14:textId="5648967B">
      <w:pPr>
        <w:tabs>
          <w:tab w:val="num" w:leader="none" w:pos="720"/>
        </w:tabs>
      </w:pPr>
      <w:r w:rsidR="62D425A6">
        <w:rPr/>
        <w:t>Estimated duration (2-3 Sessions per week): ...</w:t>
      </w:r>
    </w:p>
    <w:p w:rsidR="62D425A6" w:rsidP="58DCA745" w:rsidRDefault="62D425A6" w14:paraId="042BC523" w14:textId="7A243FFC">
      <w:pPr>
        <w:pStyle w:val="berschrift3"/>
        <w:tabs>
          <w:tab w:val="num" w:leader="none" w:pos="720"/>
        </w:tabs>
      </w:pPr>
      <w:r w:rsidR="62D425A6">
        <w:rPr/>
        <w:t>Participants projects goals</w:t>
      </w:r>
    </w:p>
    <w:p w:rsidR="62D425A6" w:rsidP="58DCA745" w:rsidRDefault="62D425A6" w14:paraId="27A9003E" w14:textId="16626460">
      <w:pPr>
        <w:tabs>
          <w:tab w:val="num" w:leader="none" w:pos="720"/>
        </w:tabs>
      </w:pPr>
      <w:r w:rsidR="62D425A6">
        <w:rPr/>
        <w:t>Each participant should ...</w:t>
      </w:r>
    </w:p>
    <w:p w:rsidR="58DCA745" w:rsidP="58DCA745" w:rsidRDefault="58DCA745" w14:paraId="08E22EB1" w14:textId="170186EF">
      <w:pPr>
        <w:tabs>
          <w:tab w:val="num" w:leader="none" w:pos="720"/>
        </w:tabs>
      </w:pPr>
    </w:p>
    <w:p w:rsidR="58DCA745" w:rsidP="58DCA745" w:rsidRDefault="58DCA745" w14:paraId="643A456A" w14:textId="7A888200">
      <w:pPr>
        <w:pStyle w:val="Standard"/>
        <w:tabs>
          <w:tab w:val="num" w:leader="none" w:pos="720"/>
        </w:tabs>
      </w:pPr>
    </w:p>
    <w:p w:rsidR="070C4BBF" w:rsidP="070C4BBF" w:rsidRDefault="070C4BBF" w14:paraId="6FBE53F2" w14:textId="2F9C759F">
      <w:pPr>
        <w:tabs>
          <w:tab w:val="num" w:pos="720"/>
        </w:tabs>
      </w:pPr>
    </w:p>
    <w:p w:rsidR="070C4BBF" w:rsidP="070C4BBF" w:rsidRDefault="070C4BBF" w14:paraId="2D525107" w14:textId="4210D580">
      <w:pPr>
        <w:pStyle w:val="berschrift2"/>
        <w:tabs>
          <w:tab w:val="num" w:pos="720"/>
        </w:tabs>
      </w:pPr>
    </w:p>
    <w:p w:rsidR="070C4BBF" w:rsidRDefault="070C4BBF" w14:paraId="6997180D" w14:textId="19F249B2">
      <w:r>
        <w:br w:type="page"/>
      </w:r>
    </w:p>
    <w:p w:rsidR="2C422066" w:rsidP="0BE8A700" w:rsidRDefault="2C422066" w14:paraId="4B3E6840" w14:textId="2F2C2022">
      <w:pPr>
        <w:pStyle w:val="berschrift2"/>
      </w:pPr>
      <w:bookmarkStart w:name="_Toc1123245767" w:id="179724100"/>
      <w:r w:rsidR="78149050">
        <w:rPr/>
        <w:t>Module XX – Title of the module</w:t>
      </w:r>
      <w:bookmarkEnd w:id="179724100"/>
    </w:p>
    <w:p w:rsidR="2C422066" w:rsidP="070C4BBF" w:rsidRDefault="2C422066" w14:paraId="6CC84A0B" w14:textId="19D4892A">
      <w:pPr>
        <w:pStyle w:val="berschrift3"/>
        <w:tabs>
          <w:tab w:val="num" w:pos="720"/>
        </w:tabs>
      </w:pPr>
      <w:r>
        <w:t>Objective</w:t>
      </w:r>
    </w:p>
    <w:p w:rsidR="2C422066" w:rsidP="070C4BBF" w:rsidRDefault="2C422066" w14:paraId="52198E88" w14:textId="166904B9">
      <w:pPr>
        <w:tabs>
          <w:tab w:val="num" w:pos="720"/>
        </w:tabs>
      </w:pPr>
      <w:r>
        <w:t>This module ... Participants will learn ...</w:t>
      </w:r>
    </w:p>
    <w:p w:rsidR="2C422066" w:rsidP="070C4BBF" w:rsidRDefault="2C422066" w14:paraId="3D2A1837" w14:textId="3D526B1F">
      <w:pPr>
        <w:pStyle w:val="berschrift3"/>
        <w:tabs>
          <w:tab w:val="num" w:pos="720"/>
        </w:tabs>
      </w:pPr>
      <w:r>
        <w:t>Learning Outcome</w:t>
      </w:r>
    </w:p>
    <w:p w:rsidR="2C422066" w:rsidP="070C4BBF" w:rsidRDefault="2C422066" w14:paraId="275A699D" w14:textId="6716353B">
      <w:pPr>
        <w:tabs>
          <w:tab w:val="num" w:pos="720"/>
        </w:tabs>
      </w:pPr>
      <w:r>
        <w:t>By the end of this module, participants will be able to:</w:t>
      </w:r>
    </w:p>
    <w:p w:rsidR="070C4BBF" w:rsidP="070C4BBF" w:rsidRDefault="070C4BBF" w14:paraId="4DF1C841" w14:textId="47184D38">
      <w:pPr>
        <w:pStyle w:val="Listenabsatz"/>
        <w:numPr>
          <w:ilvl w:val="0"/>
          <w:numId w:val="5"/>
        </w:numPr>
        <w:tabs>
          <w:tab w:val="num" w:pos="720"/>
        </w:tabs>
      </w:pPr>
    </w:p>
    <w:p w:rsidR="2C422066" w:rsidP="070C4BBF" w:rsidRDefault="2C422066" w14:paraId="7784CADE" w14:textId="56647C40">
      <w:pPr>
        <w:pStyle w:val="berschrift3"/>
        <w:tabs>
          <w:tab w:val="num" w:pos="720"/>
        </w:tabs>
      </w:pPr>
      <w:r>
        <w:t>Structure</w:t>
      </w:r>
    </w:p>
    <w:p w:rsidR="2C422066" w:rsidP="070C4BBF" w:rsidRDefault="30F93B1A" w14:paraId="17756D80" w14:textId="65E1BD8A">
      <w:pPr>
        <w:pStyle w:val="Listenabsatz"/>
        <w:numPr>
          <w:ilvl w:val="0"/>
          <w:numId w:val="2"/>
        </w:numPr>
        <w:tabs>
          <w:tab w:val="num" w:pos="720"/>
        </w:tabs>
      </w:pPr>
      <w:r>
        <w:t>Session</w:t>
      </w:r>
      <w:r w:rsidR="2C422066">
        <w:t xml:space="preserve"> 1</w:t>
      </w:r>
    </w:p>
    <w:p w:rsidR="2C422066" w:rsidP="070C4BBF" w:rsidRDefault="2C422066" w14:paraId="487D7681" w14:textId="3816E749">
      <w:pPr>
        <w:pStyle w:val="Listenabsatz"/>
        <w:numPr>
          <w:ilvl w:val="1"/>
          <w:numId w:val="2"/>
        </w:numPr>
        <w:tabs>
          <w:tab w:val="num" w:pos="720"/>
        </w:tabs>
      </w:pPr>
      <w:r>
        <w:t>Specific sub-</w:t>
      </w:r>
      <w:r w:rsidR="6BFED77D">
        <w:t>session</w:t>
      </w:r>
    </w:p>
    <w:p w:rsidR="2C422066" w:rsidP="070C4BBF" w:rsidRDefault="2C422066" w14:paraId="686D4EE9" w14:textId="43666A25">
      <w:pPr>
        <w:pStyle w:val="Listenabsatz"/>
        <w:numPr>
          <w:ilvl w:val="1"/>
          <w:numId w:val="2"/>
        </w:numPr>
        <w:tabs>
          <w:tab w:val="num" w:pos="720"/>
        </w:tabs>
      </w:pPr>
      <w:r>
        <w:t>Another sub-</w:t>
      </w:r>
      <w:r w:rsidR="4C9F3AAF">
        <w:t>session</w:t>
      </w:r>
    </w:p>
    <w:p w:rsidR="2C422066" w:rsidP="070C4BBF" w:rsidRDefault="0E3A5F9D" w14:paraId="6A22C96C" w14:textId="4F41D6AA">
      <w:pPr>
        <w:pStyle w:val="Listenabsatz"/>
        <w:numPr>
          <w:ilvl w:val="0"/>
          <w:numId w:val="2"/>
        </w:numPr>
        <w:tabs>
          <w:tab w:val="num" w:pos="720"/>
        </w:tabs>
      </w:pPr>
      <w:r>
        <w:t>Session</w:t>
      </w:r>
      <w:r w:rsidR="2C422066">
        <w:t xml:space="preserve"> 2</w:t>
      </w:r>
    </w:p>
    <w:p w:rsidR="2C422066" w:rsidP="070C4BBF" w:rsidRDefault="2C422066" w14:paraId="313D4A48" w14:textId="5AEADD0C">
      <w:pPr>
        <w:pStyle w:val="Listenabsatz"/>
        <w:numPr>
          <w:ilvl w:val="1"/>
          <w:numId w:val="2"/>
        </w:numPr>
        <w:tabs>
          <w:tab w:val="num" w:pos="720"/>
        </w:tabs>
      </w:pPr>
      <w:r>
        <w:t>...</w:t>
      </w:r>
    </w:p>
    <w:p w:rsidR="2C422066" w:rsidP="070C4BBF" w:rsidRDefault="2C422066" w14:paraId="2628C55C" w14:textId="7A243FFC">
      <w:pPr>
        <w:pStyle w:val="berschrift3"/>
        <w:tabs>
          <w:tab w:val="num" w:pos="720"/>
        </w:tabs>
      </w:pPr>
      <w:r>
        <w:t>Participants projects goals</w:t>
      </w:r>
    </w:p>
    <w:p w:rsidR="2C422066" w:rsidP="070C4BBF" w:rsidRDefault="2C422066" w14:paraId="76FF1C17" w14:textId="433BA420">
      <w:pPr>
        <w:tabs>
          <w:tab w:val="num" w:pos="720"/>
        </w:tabs>
      </w:pPr>
      <w:r>
        <w:t>Each participant should ...</w:t>
      </w:r>
    </w:p>
    <w:p w:rsidR="070C4BBF" w:rsidP="070C4BBF" w:rsidRDefault="070C4BBF" w14:paraId="42F9A7E7" w14:textId="261736AA">
      <w:pPr>
        <w:tabs>
          <w:tab w:val="num" w:pos="720"/>
        </w:tabs>
      </w:pPr>
    </w:p>
    <w:p w:rsidR="070C4BBF" w:rsidP="070C4BBF" w:rsidRDefault="070C4BBF" w14:paraId="5403C7A8" w14:textId="6FEEF383">
      <w:pPr>
        <w:tabs>
          <w:tab w:val="num" w:pos="720"/>
        </w:tabs>
      </w:pPr>
    </w:p>
    <w:p w:rsidRPr="004C15D9" w:rsidR="004C15D9" w:rsidP="00BC0563" w:rsidRDefault="004C15D9" w14:paraId="616ACA94" w14:textId="2600BEB9">
      <w:pPr>
        <w:tabs>
          <w:tab w:val="num" w:pos="720"/>
        </w:tabs>
        <w:ind w:left="360" w:hanging="360"/>
        <w:rPr>
          <w:b/>
          <w:bCs/>
          <w:sz w:val="36"/>
          <w:szCs w:val="36"/>
          <w:u w:val="single"/>
        </w:rPr>
      </w:pPr>
      <w:r w:rsidRPr="004C15D9">
        <w:rPr>
          <w:b/>
          <w:bCs/>
          <w:sz w:val="36"/>
          <w:szCs w:val="36"/>
          <w:u w:val="single"/>
        </w:rPr>
        <w:t>Course contents</w:t>
      </w:r>
    </w:p>
    <w:p w:rsidRPr="003A2B12" w:rsidR="00084A83" w:rsidP="61567DA3" w:rsidRDefault="00084A83" w14:paraId="71901800" w14:textId="37B92578">
      <w:pPr>
        <w:numPr>
          <w:ilvl w:val="0"/>
          <w:numId w:val="8"/>
        </w:numPr>
        <w:tabs>
          <w:tab w:val="num" w:pos="720"/>
        </w:tabs>
        <w:rPr>
          <w:b/>
          <w:bCs/>
        </w:rPr>
      </w:pPr>
      <w:commentRangeStart w:id="75"/>
      <w:r w:rsidRPr="61567DA3">
        <w:rPr>
          <w:b/>
          <w:bCs/>
          <w:sz w:val="24"/>
          <w:szCs w:val="24"/>
        </w:rPr>
        <w:t>Using LLMs for Coding Support</w:t>
      </w:r>
      <w:commentRangeEnd w:id="75"/>
      <w:r w:rsidRPr="003A2B12">
        <w:rPr>
          <w:rStyle w:val="Kommentarzeichen"/>
          <w:b/>
          <w:bCs/>
          <w:sz w:val="22"/>
          <w:szCs w:val="22"/>
        </w:rPr>
        <w:commentReference w:id="75"/>
      </w:r>
    </w:p>
    <w:p w:rsidR="00084A83" w:rsidP="00084A83" w:rsidRDefault="005120A4" w14:paraId="42093533" w14:textId="16455299">
      <w:pPr>
        <w:pStyle w:val="Listenabsatz"/>
        <w:numPr>
          <w:ilvl w:val="1"/>
          <w:numId w:val="8"/>
        </w:numPr>
        <w:rPr>
          <w:sz w:val="24"/>
          <w:szCs w:val="24"/>
        </w:rPr>
      </w:pPr>
      <w:r>
        <w:rPr>
          <w:sz w:val="24"/>
          <w:szCs w:val="24"/>
        </w:rPr>
        <w:t xml:space="preserve">Prompt structure for code </w:t>
      </w:r>
      <w:proofErr w:type="gramStart"/>
      <w:r>
        <w:rPr>
          <w:sz w:val="24"/>
          <w:szCs w:val="24"/>
        </w:rPr>
        <w:t>generation</w:t>
      </w:r>
      <w:proofErr w:type="gramEnd"/>
    </w:p>
    <w:p w:rsidR="005120A4" w:rsidP="00084A83" w:rsidRDefault="005120A4" w14:paraId="19176D8A" w14:textId="5AAAAEC4">
      <w:pPr>
        <w:pStyle w:val="Listenabsatz"/>
        <w:numPr>
          <w:ilvl w:val="1"/>
          <w:numId w:val="8"/>
        </w:numPr>
        <w:rPr>
          <w:sz w:val="24"/>
          <w:szCs w:val="24"/>
        </w:rPr>
      </w:pPr>
      <w:r>
        <w:rPr>
          <w:sz w:val="24"/>
          <w:szCs w:val="24"/>
        </w:rPr>
        <w:t xml:space="preserve">Review and </w:t>
      </w:r>
      <w:proofErr w:type="gramStart"/>
      <w:r>
        <w:rPr>
          <w:sz w:val="24"/>
          <w:szCs w:val="24"/>
        </w:rPr>
        <w:t>explanations</w:t>
      </w:r>
      <w:proofErr w:type="gramEnd"/>
    </w:p>
    <w:p w:rsidR="005120A4" w:rsidP="00084A83" w:rsidRDefault="005120A4" w14:paraId="437EBD38" w14:textId="2EEC88D5">
      <w:pPr>
        <w:pStyle w:val="Listenabsatz"/>
        <w:numPr>
          <w:ilvl w:val="1"/>
          <w:numId w:val="8"/>
        </w:numPr>
        <w:rPr>
          <w:sz w:val="24"/>
          <w:szCs w:val="24"/>
        </w:rPr>
      </w:pPr>
      <w:r>
        <w:rPr>
          <w:sz w:val="24"/>
          <w:szCs w:val="24"/>
        </w:rPr>
        <w:t xml:space="preserve">Tools: GitHub Copilot, ChatGPT, </w:t>
      </w:r>
      <w:r w:rsidR="006465E3">
        <w:rPr>
          <w:sz w:val="24"/>
          <w:szCs w:val="24"/>
        </w:rPr>
        <w:t xml:space="preserve">Codex/Agents, </w:t>
      </w:r>
      <w:r>
        <w:rPr>
          <w:sz w:val="24"/>
          <w:szCs w:val="24"/>
        </w:rPr>
        <w:t>others</w:t>
      </w:r>
    </w:p>
    <w:p w:rsidR="004C0692" w:rsidP="00084A83" w:rsidRDefault="004C0692" w14:paraId="01D4F7C3" w14:textId="3493B589">
      <w:pPr>
        <w:pStyle w:val="Listenabsatz"/>
        <w:numPr>
          <w:ilvl w:val="1"/>
          <w:numId w:val="8"/>
        </w:numPr>
        <w:rPr>
          <w:sz w:val="24"/>
          <w:szCs w:val="24"/>
        </w:rPr>
      </w:pPr>
      <w:r>
        <w:rPr>
          <w:sz w:val="24"/>
          <w:szCs w:val="24"/>
        </w:rPr>
        <w:t xml:space="preserve">Use-cases: creating tests, bugfixes, </w:t>
      </w:r>
      <w:proofErr w:type="gramStart"/>
      <w:r w:rsidR="001B307F">
        <w:rPr>
          <w:sz w:val="24"/>
          <w:szCs w:val="24"/>
        </w:rPr>
        <w:t>documentation</w:t>
      </w:r>
      <w:proofErr w:type="gramEnd"/>
    </w:p>
    <w:p w:rsidRPr="001B307F" w:rsidR="00BF0C6F" w:rsidP="001B307F" w:rsidRDefault="003A2B12" w14:paraId="118F6DA8" w14:textId="218C380E">
      <w:pPr>
        <w:pStyle w:val="Listenabsatz"/>
        <w:numPr>
          <w:ilvl w:val="1"/>
          <w:numId w:val="8"/>
        </w:numPr>
        <w:rPr>
          <w:sz w:val="24"/>
          <w:szCs w:val="24"/>
        </w:rPr>
      </w:pPr>
      <w:r>
        <w:rPr>
          <w:sz w:val="24"/>
          <w:szCs w:val="24"/>
        </w:rPr>
        <w:t>Limitations: expert-based decisions, privacy concerns</w:t>
      </w:r>
    </w:p>
    <w:sectPr w:rsidRPr="001B307F" w:rsidR="00BF0C6F" w:rsidSect="00BF0C6F">
      <w:pgSz w:w="12240" w:h="15840" w:orient="portrait"/>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J" w:author="Pizarro Blanco, José" w:date="2025-10-15T10:32:00Z" w:id="1">
    <w:p w:rsidR="00166F5B" w:rsidRDefault="00166F5B" w14:paraId="0CB457B5" w14:textId="367273D6">
      <w:pPr>
        <w:pStyle w:val="Kommentartext"/>
      </w:pPr>
      <w:r>
        <w:rPr>
          <w:rStyle w:val="Kommentarzeichen"/>
        </w:rPr>
        <w:annotationRef/>
      </w:r>
      <w:r w:rsidRPr="70CCA2B0">
        <w:t>- scan BAM for an initial interest of this course (maybe ask division leaders?)</w:t>
      </w:r>
    </w:p>
    <w:p w:rsidR="00166F5B" w:rsidRDefault="00166F5B" w14:paraId="735EBFBA" w14:textId="3F304C2C">
      <w:pPr>
        <w:pStyle w:val="Kommentartext"/>
      </w:pPr>
      <w:r w:rsidRPr="53E93F70">
        <w:t>- announce and ask around who is interested</w:t>
      </w:r>
    </w:p>
    <w:p w:rsidR="00166F5B" w:rsidRDefault="00166F5B" w14:paraId="11BE85B6" w14:textId="7B27BA70">
      <w:pPr>
        <w:pStyle w:val="Kommentartext"/>
      </w:pPr>
      <w:r w:rsidRPr="42A380FC">
        <w:t>- advertise in Scientific Programming Seminar, AI, Onboarding, RDM channels</w:t>
      </w:r>
    </w:p>
  </w:comment>
  <w:comment w:initials="PJ" w:author="Pizarro Blanco, José" w:date="2025-10-15T10:52:00Z" w:id="2">
    <w:p w:rsidR="00166F5B" w:rsidRDefault="00166F5B" w14:paraId="2ECA6394" w14:textId="1B01D72D">
      <w:pPr>
        <w:pStyle w:val="Kommentartext"/>
      </w:pPr>
      <w:r>
        <w:rPr>
          <w:rStyle w:val="Kommentarzeichen"/>
        </w:rPr>
        <w:annotationRef/>
      </w:r>
      <w:r w:rsidRPr="5C437BD3">
        <w:t>- decide later when to start presenting it</w:t>
      </w:r>
    </w:p>
    <w:p w:rsidR="00166F5B" w:rsidRDefault="00166F5B" w14:paraId="6EFD7A16" w14:textId="10B512EC">
      <w:pPr>
        <w:pStyle w:val="Kommentartext"/>
      </w:pPr>
      <w:r w:rsidRPr="1EE121CC">
        <w:t>- calculate approx time taken for each module</w:t>
      </w:r>
    </w:p>
  </w:comment>
  <w:comment w:initials="MS" w:author="Müller, Simon" w:id="3">
    <w:p w:rsidR="001D45B0" w:rsidP="001D45B0" w:rsidRDefault="001D45B0" w14:paraId="27795E9E" w14:textId="77777777">
      <w:r>
        <w:annotationRef/>
      </w:r>
      <w:r>
        <w:t>Advertisment in PhD channel and PostDoc channel might be fruitful as well</w:t>
      </w:r>
    </w:p>
  </w:comment>
  <w:comment w:initials="PJ" w:author="Pizarro Blanco, José" w:date="2025-10-15T10:32:00Z" w:id="5">
    <w:p w:rsidR="00166F5B" w:rsidRDefault="00166F5B" w14:paraId="6F004B81" w14:textId="0D0829C5">
      <w:pPr>
        <w:pStyle w:val="Kommentartext"/>
      </w:pPr>
      <w:r>
        <w:rPr>
          <w:rStyle w:val="Kommentarzeichen"/>
        </w:rPr>
        <w:annotationRef/>
      </w:r>
      <w:r w:rsidRPr="5FF7D46B">
        <w:t>- emphasis on making all sessions interactive (it will take longer, but it would be more interesting for participants to retain knowledge)</w:t>
      </w:r>
    </w:p>
  </w:comment>
  <w:comment w:initials="MS" w:author="Müller, Simon" w:date="2025-10-22T08:45:00Z" w:id="6">
    <w:p w:rsidR="007235EF" w:rsidP="007235EF" w:rsidRDefault="007235EF" w14:paraId="58F3D7A4" w14:textId="77777777">
      <w:pPr>
        <w:pStyle w:val="Kommentartext"/>
      </w:pPr>
      <w:r>
        <w:rPr>
          <w:rStyle w:val="Kommentarzeichen"/>
        </w:rPr>
        <w:annotationRef/>
      </w:r>
      <w:r>
        <w:t>Do we want to do this right from the beginning, or should the interactive sessions start after the basic introduction to python?</w:t>
      </w:r>
    </w:p>
  </w:comment>
  <w:comment w:initials="PJ" w:author="Pizarro Blanco, José" w:date="2025-10-22T09:17:00Z" w:id="7">
    <w:p w:rsidR="00C670F8" w:rsidRDefault="00C670F8" w14:paraId="62A68A51" w14:textId="4880281F">
      <w:pPr>
        <w:pStyle w:val="Kommentartext"/>
      </w:pPr>
      <w:r>
        <w:rPr>
          <w:rStyle w:val="Kommentarzeichen"/>
        </w:rPr>
        <w:annotationRef/>
      </w:r>
      <w:r w:rsidRPr="1351E6AD">
        <w:t>Good point. I think last time we talked that maybe the basic introduction is more to have a hands-on together with the trainer, and then if they want to apply a personal project it is done in later modules.</w:t>
      </w:r>
    </w:p>
    <w:p w:rsidR="00C670F8" w:rsidRDefault="00C670F8" w14:paraId="129D8E94" w14:textId="151670F1">
      <w:pPr>
        <w:pStyle w:val="Kommentartext"/>
      </w:pPr>
    </w:p>
    <w:p w:rsidR="00C670F8" w:rsidRDefault="00C670F8" w14:paraId="7D096208" w14:textId="149DBB65">
      <w:pPr>
        <w:pStyle w:val="Kommentartext"/>
      </w:pPr>
      <w:r w:rsidRPr="07C7660E">
        <w:t>But in any case, we could: 1) still say participants to have a project ready, 2) mention that in the first module we won't be able to work too much on it (except for a few points like 7. Project Organization, or even organizing in functions vs classes).</w:t>
      </w:r>
    </w:p>
  </w:comment>
  <w:comment w:initials="PJ" w:author="Pizarro Blanco, José" w:date="2025-10-29T10:26:00Z" w:id="11">
    <w:p w:rsidR="00C670F8" w:rsidRDefault="00C670F8" w14:paraId="40D66703" w14:textId="0403976B">
      <w:pPr>
        <w:pStyle w:val="Kommentartext"/>
      </w:pPr>
      <w:r>
        <w:rPr>
          <w:rStyle w:val="Kommentarzeichen"/>
        </w:rPr>
        <w:annotationRef/>
      </w:r>
      <w:r w:rsidRPr="004651DA">
        <w:t>- keep it max 2 hours, max 2 sessions per week</w:t>
      </w:r>
    </w:p>
  </w:comment>
  <w:comment w:initials="PJ" w:author="Pizarro Blanco, José" w:date="2025-10-15T10:30:00Z" w:id="9">
    <w:p w:rsidR="00166F5B" w:rsidRDefault="00166F5B" w14:paraId="015C890D" w14:textId="34F50ED5">
      <w:pPr>
        <w:pStyle w:val="Kommentartext"/>
      </w:pPr>
      <w:r>
        <w:rPr>
          <w:rStyle w:val="Kommentarzeichen"/>
        </w:rPr>
        <w:annotationRef/>
      </w:r>
      <w:r w:rsidRPr="04775AAF">
        <w:t>- 2 hours per week or multiple per week</w:t>
      </w:r>
    </w:p>
  </w:comment>
  <w:comment w:initials="PJ" w:author="Pizarro Blanco, José" w:date="2025-10-15T10:32:00Z" w:id="10">
    <w:p w:rsidR="00166F5B" w:rsidRDefault="00166F5B" w14:paraId="57CD67A3" w14:textId="06971DF9">
      <w:pPr>
        <w:pStyle w:val="Kommentartext"/>
      </w:pPr>
      <w:r>
        <w:rPr>
          <w:rStyle w:val="Kommentarzeichen"/>
        </w:rPr>
        <w:annotationRef/>
      </w:r>
      <w:r w:rsidRPr="70206A08">
        <w:t>- repeting it every 1 or 2 years (especially for newcomers)</w:t>
      </w:r>
    </w:p>
  </w:comment>
  <w:comment w:initials="PJ" w:author="Pizarro Blanco, José" w:date="2025-10-29T10:26:00Z" w:id="13">
    <w:p w:rsidR="00C670F8" w:rsidRDefault="00C670F8" w14:paraId="40556E38" w14:textId="6BC5C8B1">
      <w:pPr>
        <w:pStyle w:val="Kommentartext"/>
      </w:pPr>
      <w:r>
        <w:rPr>
          <w:rStyle w:val="Kommentarzeichen"/>
        </w:rPr>
        <w:annotationRef/>
      </w:r>
      <w:r w:rsidRPr="5F849D8F">
        <w:t>- Add documentation in some Gitlab/Github to keep the info of what to do steps</w:t>
      </w:r>
    </w:p>
  </w:comment>
  <w:comment w:initials="MC" w:author="Madariaga, Carlos" w:date="2025-10-29T14:03:00Z" w:id="16">
    <w:p w:rsidR="006255F1" w:rsidRDefault="001C746C" w14:paraId="0124F398" w14:textId="10388161">
      <w:pPr>
        <w:pStyle w:val="Kommentartext"/>
      </w:pPr>
      <w:r>
        <w:rPr>
          <w:rStyle w:val="Kommentarzeichen"/>
        </w:rPr>
        <w:annotationRef/>
      </w:r>
      <w:r w:rsidRPr="443F6B62">
        <w:t>Create a shared folder (optimal in OneDrive: accessible by anyone at BAM) to upload all the material: presentations, exercises, tutorials, etc</w:t>
      </w:r>
    </w:p>
  </w:comment>
  <w:comment w:initials="BI" w:author="Breßler, Ingo" w:date="2025-11-11T13:08:00Z" w:id="17">
    <w:p w:rsidR="001C746C" w:rsidRDefault="001C746C" w14:paraId="08A9133F" w14:textId="2EDED454">
      <w:r>
        <w:annotationRef/>
      </w:r>
      <w:r w:rsidRPr="197F611F">
        <w:t>another option for sharing material would be on Github itself:</w:t>
      </w:r>
    </w:p>
    <w:p w:rsidR="001C746C" w:rsidRDefault="001C746C" w14:paraId="2E120CF0" w14:textId="242B957C">
      <w:r w:rsidRPr="4673B0BD">
        <w:t>- since participants are expected to work with it anyway</w:t>
      </w:r>
    </w:p>
    <w:p w:rsidR="001C746C" w:rsidRDefault="001C746C" w14:paraId="1122CA74" w14:textId="4AC43D69">
      <w:r w:rsidRPr="6F3E0D5F">
        <w:t xml:space="preserve">- a bit more open&amp;public, no MS-acc needed (de-coupled), more easy to share with </w:t>
      </w:r>
      <w:r w:rsidRPr="6F3E0D5F">
        <w:t>externals/students</w:t>
      </w:r>
    </w:p>
    <w:p w:rsidR="001C746C" w:rsidRDefault="001C746C" w14:paraId="3A3552C3" w14:textId="35421C00">
      <w:r w:rsidRPr="4E32E4AA">
        <w:t>- except for sharing internal info, but I doubt that it's necessary for this course</w:t>
      </w:r>
    </w:p>
  </w:comment>
  <w:comment w:initials="MC" w:author="Madariaga, Carlos" w:date="2025-10-29T14:04:00Z" w:id="19">
    <w:p w:rsidR="006255F1" w:rsidRDefault="001C746C" w14:paraId="377FCA3B" w14:textId="0CD39AD6">
      <w:pPr>
        <w:pStyle w:val="Kommentartext"/>
      </w:pPr>
      <w:r>
        <w:rPr>
          <w:rStyle w:val="Kommentarzeichen"/>
        </w:rPr>
        <w:annotationRef/>
      </w:r>
      <w:r w:rsidRPr="6ED52807">
        <w:t>Share in advance with the participants the session plan and/or schedule, so if they have time, could start checking the contents.</w:t>
      </w:r>
    </w:p>
  </w:comment>
  <w:comment w:initials="PJ" w:author="Pizarro Blanco, José" w:date="2025-10-15T10:38:00Z" w:id="21">
    <w:p w:rsidR="00166F5B" w:rsidRDefault="00166F5B" w14:paraId="7A649AFD" w14:textId="4FE0AEE8">
      <w:pPr>
        <w:pStyle w:val="Kommentartext"/>
      </w:pPr>
      <w:r>
        <w:rPr>
          <w:rStyle w:val="Kommentarzeichen"/>
        </w:rPr>
        <w:annotationRef/>
      </w:r>
      <w:r w:rsidRPr="3777A697">
        <w:t>- use LLMs across the course as a tool to learn for questions, and keep module 5 more about prompt engineering and understanding LLMs for coding</w:t>
      </w:r>
    </w:p>
  </w:comment>
  <w:comment w:initials="PJ" w:author="Pizarro Blanco, José" w:date="2025-10-15T10:39:00Z" w:id="22">
    <w:p w:rsidR="00166F5B" w:rsidRDefault="00166F5B" w14:paraId="6DF9B439" w14:textId="540BFFB3">
      <w:pPr>
        <w:pStyle w:val="Kommentartext"/>
      </w:pPr>
      <w:r>
        <w:rPr>
          <w:rStyle w:val="Kommentarzeichen"/>
        </w:rPr>
        <w:annotationRef/>
      </w:r>
      <w:r w:rsidRPr="7ED7F382">
        <w:t>- but keep knowledge to the course contents (to avoid abuse of LLMs for understanding stuff)</w:t>
      </w:r>
    </w:p>
  </w:comment>
  <w:comment w:initials="PJ" w:author="Pizarro Blanco, José" w:date="2025-10-15T10:26:00Z" w:id="24">
    <w:p w:rsidR="00166F5B" w:rsidRDefault="00166F5B" w14:paraId="32979CB3" w14:textId="511E0F45">
      <w:pPr>
        <w:pStyle w:val="Kommentartext"/>
      </w:pPr>
      <w:r>
        <w:rPr>
          <w:rStyle w:val="Kommentarzeichen"/>
        </w:rPr>
        <w:annotationRef/>
      </w:r>
      <w:r w:rsidRPr="69DD5BE5">
        <w:t>- a couple of sub-modules per day</w:t>
      </w:r>
    </w:p>
    <w:p w:rsidR="00166F5B" w:rsidRDefault="00166F5B" w14:paraId="4EB4659C" w14:textId="08126D3B">
      <w:pPr>
        <w:pStyle w:val="Kommentartext"/>
      </w:pPr>
      <w:r w:rsidRPr="4AC44433">
        <w:t>- doing it continuously (fewer hours per week)</w:t>
      </w:r>
    </w:p>
    <w:p w:rsidR="00166F5B" w:rsidRDefault="00166F5B" w14:paraId="6D6A48E5" w14:textId="33D6CD40">
      <w:pPr>
        <w:pStyle w:val="Kommentartext"/>
      </w:pPr>
      <w:r w:rsidRPr="64D00C9A">
        <w:t>- add introduction to coding and Python (before setting up?)</w:t>
      </w:r>
    </w:p>
  </w:comment>
  <w:comment w:initials="BI" w:author="Breßler, Ingo" w:date="2025-10-15T11:30:00Z" w:id="25">
    <w:p w:rsidR="00166F5B" w:rsidRDefault="00166F5B" w14:paraId="5726EE96" w14:textId="14400F95">
      <w:pPr>
        <w:pStyle w:val="Kommentartext"/>
      </w:pPr>
      <w:r>
        <w:rPr>
          <w:rStyle w:val="Kommentarzeichen"/>
        </w:rPr>
        <w:annotationRef/>
      </w:r>
      <w:r w:rsidRPr="4A132569">
        <w:t>perhaps, grouping it into 90min block (sessions) would help with scheduling later, like:</w:t>
      </w:r>
    </w:p>
    <w:p w:rsidR="00166F5B" w:rsidRDefault="00166F5B" w14:paraId="24F67BA4" w14:textId="38EF5D36">
      <w:pPr>
        <w:pStyle w:val="Kommentartext"/>
      </w:pPr>
      <w:r w:rsidRPr="5A6A6ADA">
        <w:t>- 1+2: DevEnv setup and basics for testing that the DevEnv works</w:t>
      </w:r>
    </w:p>
    <w:p w:rsidR="00166F5B" w:rsidRDefault="00166F5B" w14:paraId="25B36C6A" w14:textId="115A9EFD">
      <w:pPr>
        <w:pStyle w:val="Kommentartext"/>
      </w:pPr>
      <w:r w:rsidRPr="035ED687">
        <w:t>- 3: for syntax and program structure</w:t>
      </w:r>
    </w:p>
    <w:p w:rsidR="00166F5B" w:rsidRDefault="00166F5B" w14:paraId="6A3B6D7F" w14:textId="7B49F961">
      <w:pPr>
        <w:pStyle w:val="Kommentartext"/>
      </w:pPr>
      <w:r w:rsidRPr="12564308">
        <w:t>- 4: data&amp;file handling, plotting basic analyses</w:t>
      </w:r>
    </w:p>
    <w:p w:rsidR="00166F5B" w:rsidRDefault="00166F5B" w14:paraId="117D692C" w14:textId="03A8BF0F">
      <w:pPr>
        <w:pStyle w:val="Kommentartext"/>
      </w:pPr>
      <w:r w:rsidRPr="3714AC95">
        <w:t>- 5+7: project org &amp; code quality &amp; maintenance</w:t>
      </w:r>
    </w:p>
    <w:p w:rsidR="00166F5B" w:rsidRDefault="00166F5B" w14:paraId="26B8D855" w14:textId="5C49FE2A">
      <w:pPr>
        <w:pStyle w:val="Kommentartext"/>
      </w:pPr>
      <w:r w:rsidRPr="06498255">
        <w:t>- 6: OOP: examples, caveats, best practice</w:t>
      </w:r>
    </w:p>
    <w:p w:rsidR="00166F5B" w:rsidRDefault="00166F5B" w14:paraId="6FB1D6AF" w14:textId="1BC75DAA">
      <w:pPr>
        <w:pStyle w:val="Kommentartext"/>
      </w:pPr>
      <w:r w:rsidRPr="3F3DD9BE">
        <w:t>Multiple sessions could be on one day or better spread across a week, or 2 sessions per week</w:t>
      </w:r>
    </w:p>
    <w:p w:rsidR="00166F5B" w:rsidRDefault="00166F5B" w14:paraId="6DC1E9C2" w14:textId="496EA6DC">
      <w:pPr>
        <w:pStyle w:val="Kommentartext"/>
      </w:pPr>
      <w:r w:rsidRPr="50166A56">
        <w:t xml:space="preserve">-&gt; perhaps, </w:t>
      </w:r>
      <w:r w:rsidRPr="360C4E1E">
        <w:rPr>
          <w:b/>
          <w:bCs/>
        </w:rPr>
        <w:t>similar to DataStore/DSSt onboarding schedule</w:t>
      </w:r>
      <w:r w:rsidRPr="7FDC6179">
        <w:t>: Angela might have experience which schedule works best for placing multiple sessions of a larger curriculum?</w:t>
      </w:r>
    </w:p>
  </w:comment>
  <w:comment xmlns:w="http://schemas.openxmlformats.org/wordprocessingml/2006/main" w:initials="MS" w:author="Müller, Simon" w:date="11/03/2025 02:51:00" w:id="325762067">
    <w:p xmlns:w14="http://schemas.microsoft.com/office/word/2010/wordml" w:rsidR="1D47C73E" w:rsidRDefault="75D4CCEF" w14:paraId="45631E0A" w14:textId="6BEAE707">
      <w:pPr>
        <w:pStyle w:val="CommentText"/>
      </w:pPr>
      <w:r>
        <w:rPr>
          <w:rStyle w:val="CommentReference"/>
        </w:rPr>
        <w:annotationRef/>
      </w:r>
      <w:r w:rsidRPr="1F8673E6" w:rsidR="6C97BBC1">
        <w:t>What exactly do you mean with „managing“?</w:t>
      </w:r>
      <w:r w:rsidRPr="6A24A332" w:rsidR="3F2D6373">
        <w:t>How to create new paths, get all files in a folder etc.?</w:t>
      </w:r>
      <w:r w:rsidRPr="69579E78" w:rsidR="767D63EF">
        <w:t>Or something else?</w:t>
      </w:r>
    </w:p>
  </w:comment>
  <w:comment xmlns:w="http://schemas.openxmlformats.org/wordprocessingml/2006/main" w:initials="BI" w:author="Breßler, Ingo" w:date="11/11/2025 05:21:00" w:id="1164332959">
    <w:p xmlns:w14="http://schemas.microsoft.com/office/word/2010/wordml" w:rsidR="420F6762" w:rsidRDefault="5F8A5B99" w14:paraId="5DDE4FBA" w14:textId="7995C8C8">
      <w:pPr>
        <w:pStyle w:val="CommentText"/>
      </w:pPr>
      <w:r>
        <w:rPr>
          <w:rStyle w:val="CommentReference"/>
        </w:rPr>
        <w:annotationRef/>
      </w:r>
      <w:r w:rsidRPr="3F7B6B36" w:rsidR="2C9425AD">
        <w:t>That's what I'd assume, perhaps 'handling' would be better with a focus on _stable_ path handling: avoid using directory separators but pathlib functionality instead (for cross-platfrom compat.) show differences (or peculiarities) for specifying paths when copied as text from win file manager: use raw strings (r"") 'cause of backslashes ...</w:t>
      </w:r>
    </w:p>
  </w:comment>
  <w:comment w:initials="MS" w:author="Müller, Simon" w:date="2025-11-03T10:51:00Z" w:id="33">
    <w:p w:rsidR="00073445" w:rsidP="00073445" w:rsidRDefault="00073445" w14:paraId="02FF1B87" w14:textId="77777777">
      <w:pPr>
        <w:pStyle w:val="Kommentartext"/>
      </w:pPr>
      <w:r>
        <w:rPr>
          <w:rStyle w:val="Kommentarzeichen"/>
        </w:rPr>
        <w:annotationRef/>
      </w:r>
      <w:r>
        <w:t>Do not have enough experience to teach this</w:t>
      </w:r>
    </w:p>
  </w:comment>
  <w:comment w:initials="BI" w:author="Breßler, Ingo" w:date="2025-11-11T13:27:00Z" w:id="34">
    <w:p w:rsidR="001C746C" w:rsidRDefault="001C746C" w14:paraId="70B3A47D" w14:textId="469612A0">
      <w:r>
        <w:annotationRef/>
      </w:r>
      <w:r w:rsidRPr="1325B1CD">
        <w:t xml:space="preserve">I don't know mypy&amp;ruff either but other tools for helping </w:t>
      </w:r>
      <w:r w:rsidRPr="1325B1CD">
        <w:t>with code quality&amp;consistency: flake8, black, isort, pre-commit, sphinx, doctest, pytest</w:t>
      </w:r>
    </w:p>
  </w:comment>
  <w:comment w:initials="MS" w:author="Müller, Simon" w:date="2025-11-03T10:51:00Z" w:id="37">
    <w:p w:rsidR="00073445" w:rsidP="00073445" w:rsidRDefault="00073445" w14:paraId="25DADBB1" w14:textId="77777777">
      <w:pPr>
        <w:pStyle w:val="Kommentartext"/>
      </w:pPr>
      <w:r>
        <w:rPr>
          <w:rStyle w:val="Kommentarzeichen"/>
        </w:rPr>
        <w:annotationRef/>
      </w:r>
      <w:r>
        <w:t>Do not have enough experience to teach this</w:t>
      </w:r>
    </w:p>
  </w:comment>
  <w:comment w:initials="MS" w:author="Müller, Simon" w:date="2025-11-03T10:51:00Z" w:id="41">
    <w:p w:rsidR="005B14AF" w:rsidP="005B14AF" w:rsidRDefault="005B14AF" w14:paraId="43167316" w14:textId="77777777">
      <w:pPr>
        <w:pStyle w:val="Kommentartext"/>
      </w:pPr>
      <w:r>
        <w:rPr>
          <w:rStyle w:val="Kommentarzeichen"/>
        </w:rPr>
        <w:annotationRef/>
      </w:r>
      <w:r>
        <w:t>Might be a little much per week</w:t>
      </w:r>
    </w:p>
  </w:comment>
  <w:comment w:initials="MC" w:author="Madariaga, Carlos" w:date="2025-10-29T13:55:00Z" w:id="46">
    <w:p w:rsidR="006255F1" w:rsidRDefault="001C746C" w14:paraId="3D7E9397" w14:textId="547EBC15">
      <w:pPr>
        <w:pStyle w:val="Kommentartext"/>
      </w:pPr>
      <w:r>
        <w:rPr>
          <w:rStyle w:val="Kommentarzeichen"/>
        </w:rPr>
        <w:annotationRef/>
      </w:r>
      <w:r w:rsidRPr="6AB87FCE">
        <w:t>I really think we should not do more than 1 session per week (even if it is a big longer). Easier for people to engage and assist.</w:t>
      </w:r>
    </w:p>
  </w:comment>
  <w:comment w:initials="MS" w:author="Müller, Simon" w:date="2025-11-03T10:52:00Z" w:id="51">
    <w:p w:rsidR="00607198" w:rsidP="00607198" w:rsidRDefault="00607198" w14:paraId="319042A1" w14:textId="77777777">
      <w:pPr>
        <w:pStyle w:val="Kommentartext"/>
      </w:pPr>
      <w:r>
        <w:rPr>
          <w:rStyle w:val="Kommentarzeichen"/>
        </w:rPr>
        <w:annotationRef/>
      </w:r>
      <w:r>
        <w:t>Sometimes still have problem here myself -&gt; not the best teacher probably 😃</w:t>
      </w:r>
    </w:p>
  </w:comment>
  <w:comment w:initials="MS" w:author="Müller, Simon" w:date="2025-11-03T10:53:00Z" w:id="52">
    <w:p w:rsidR="00263C14" w:rsidP="00263C14" w:rsidRDefault="00263C14" w14:paraId="0661914B" w14:textId="77777777">
      <w:pPr>
        <w:pStyle w:val="Kommentartext"/>
      </w:pPr>
      <w:r>
        <w:rPr>
          <w:rStyle w:val="Kommentarzeichen"/>
        </w:rPr>
        <w:annotationRef/>
      </w:r>
      <w:r>
        <w:t>What exactly is meant here?</w:t>
      </w:r>
    </w:p>
  </w:comment>
  <w:comment w:initials="BI" w:author="Breßler, Ingo" w:date="2025-11-11T14:19:00Z" w:id="53">
    <w:p w:rsidR="001C746C" w:rsidRDefault="001C746C" w14:paraId="07DFBC4C" w14:textId="4CEA0754">
      <w:r>
        <w:annotationRef/>
      </w:r>
      <w:r w:rsidRPr="33D16E86">
        <w:t>I assume, which files do not belong in the repo, like build artifacts or non-generic files such as IDE config files with local file paths which won't work for anyone else, sth. in that direction?</w:t>
      </w:r>
    </w:p>
  </w:comment>
  <w:comment w:initials="MS" w:author="Müller, Simon" w:date="2025-11-03T10:53:00Z" w:id="54">
    <w:p w:rsidR="005C403F" w:rsidP="005C403F" w:rsidRDefault="005C403F" w14:paraId="61FF1398" w14:textId="77777777">
      <w:pPr>
        <w:pStyle w:val="Kommentartext"/>
      </w:pPr>
      <w:r>
        <w:rPr>
          <w:rStyle w:val="Kommentarzeichen"/>
        </w:rPr>
        <w:annotationRef/>
      </w:r>
      <w:r>
        <w:t>No experience here</w:t>
      </w:r>
    </w:p>
  </w:comment>
  <w:comment w:initials="MS" w:author="Müller, Simon" w:date="2025-11-03T10:53:00Z" w:id="55">
    <w:p w:rsidR="005C403F" w:rsidP="005C403F" w:rsidRDefault="005C403F" w14:paraId="530A1F32" w14:textId="77777777">
      <w:pPr>
        <w:pStyle w:val="Kommentartext"/>
      </w:pPr>
      <w:r>
        <w:rPr>
          <w:rStyle w:val="Kommentarzeichen"/>
        </w:rPr>
        <w:annotationRef/>
      </w:r>
      <w:r>
        <w:t>No experience here</w:t>
      </w:r>
    </w:p>
  </w:comment>
  <w:comment w:initials="BI" w:author="Breßler, Ingo" w:date="2025-11-11T14:20:00Z" w:id="56">
    <w:p w:rsidR="001C746C" w:rsidRDefault="001C746C" w14:paraId="6ED07BF1" w14:textId="4F517017">
      <w:r>
        <w:annotationRef/>
      </w:r>
      <w:r w:rsidRPr="7C98F668">
        <w:t>haven't used LFS for git yet</w:t>
      </w:r>
    </w:p>
  </w:comment>
  <w:comment w:initials="MS" w:author="Müller, Simon" w:date="2025-11-03T10:53:00Z" w:id="57">
    <w:p w:rsidR="00567160" w:rsidP="00567160" w:rsidRDefault="00567160" w14:paraId="3AB73DF9" w14:textId="77777777">
      <w:pPr>
        <w:pStyle w:val="Kommentartext"/>
      </w:pPr>
      <w:r>
        <w:rPr>
          <w:rStyle w:val="Kommentarzeichen"/>
        </w:rPr>
        <w:annotationRef/>
      </w:r>
      <w:r>
        <w:t>Sometimes still have problem here myself -&gt; not the best teacher probably 😃</w:t>
      </w:r>
    </w:p>
  </w:comment>
  <w:comment w:initials="PJ" w:author="Pizarro Blanco, José" w:date="2025-10-28T11:19:00Z" w:id="59">
    <w:p w:rsidR="00C670F8" w:rsidRDefault="00C670F8" w14:paraId="204D501F" w14:textId="75C8EFD4">
      <w:pPr>
        <w:pStyle w:val="Kommentartext"/>
      </w:pPr>
      <w:r>
        <w:rPr>
          <w:rStyle w:val="Kommentarzeichen"/>
        </w:rPr>
        <w:annotationRef/>
      </w:r>
      <w:r w:rsidRPr="083F7F58">
        <w:t>more in detail in Module 3</w:t>
      </w:r>
    </w:p>
  </w:comment>
  <w:comment w:initials="MS" w:author="Müller, Simon" w:date="2025-11-03T10:54:00Z" w:id="58">
    <w:p w:rsidR="00D7101F" w:rsidP="00D7101F" w:rsidRDefault="00D7101F" w14:paraId="3558743F" w14:textId="77777777">
      <w:pPr>
        <w:pStyle w:val="Kommentartext"/>
      </w:pPr>
      <w:r>
        <w:rPr>
          <w:rStyle w:val="Kommentarzeichen"/>
        </w:rPr>
        <w:annotationRef/>
      </w:r>
      <w:r>
        <w:t>No experience here</w:t>
      </w:r>
    </w:p>
  </w:comment>
  <w:comment xmlns:w="http://schemas.openxmlformats.org/wordprocessingml/2006/main" w:initials="BI" w:author="Breßler, Ingo" w:date="11/11/2025 06:23:00" w:id="531969983">
    <w:p xmlns:w14="http://schemas.microsoft.com/office/word/2010/wordml" w:rsidR="046A27CC" w:rsidRDefault="1A9AAC74" w14:paraId="7A2225D1" w14:textId="70A835DC">
      <w:pPr>
        <w:pStyle w:val="CommentText"/>
      </w:pPr>
      <w:r>
        <w:rPr>
          <w:rStyle w:val="CommentReference"/>
        </w:rPr>
        <w:annotationRef/>
      </w:r>
      <w:r w:rsidRPr="5832A31A" w:rsidR="7B33B179">
        <w:t>not sure what it means, the logging module or sth else? -&gt; ah, should have read below first, structlog - haven't used it yet but looks promising, I'd like to learn that too  ;)</w:t>
      </w:r>
    </w:p>
  </w:comment>
  <w:comment xmlns:w="http://schemas.openxmlformats.org/wordprocessingml/2006/main" w:initials="MS" w:author="Müller, Simon" w:date="11/03/2025 03:51:00" w:id="369652602">
    <w:p xmlns:w14="http://schemas.microsoft.com/office/word/2010/wordml" w:rsidR="4757B3B7" w:rsidRDefault="6EDCFDA8" w14:paraId="7D5859F7" w14:textId="461577DF">
      <w:pPr>
        <w:pStyle w:val="CommentText"/>
      </w:pPr>
      <w:r>
        <w:rPr>
          <w:rStyle w:val="CommentReference"/>
        </w:rPr>
        <w:annotationRef/>
      </w:r>
      <w:r w:rsidRPr="48E2C909" w:rsidR="72222659">
        <w:t>Have no experience here</w:t>
      </w:r>
    </w:p>
  </w:comment>
  <w:comment xmlns:w="http://schemas.openxmlformats.org/wordprocessingml/2006/main" w:initials="BI" w:author="Breßler, Ingo" w:date="11/11/2025 06:23:00" w:id="663009762">
    <w:p xmlns:w14="http://schemas.microsoft.com/office/word/2010/wordml" w:rsidR="75461B6D" w:rsidRDefault="618764BE" w14:paraId="72D25601" w14:textId="37659247">
      <w:pPr>
        <w:pStyle w:val="CommentText"/>
      </w:pPr>
      <w:r>
        <w:rPr>
          <w:rStyle w:val="CommentReference"/>
        </w:rPr>
        <w:annotationRef/>
      </w:r>
      <w:r w:rsidRPr="1CCFEAE4" w:rsidR="225E7332">
        <w:t>no experience with that, not a VSCode user</w:t>
      </w:r>
    </w:p>
  </w:comment>
  <w:comment xmlns:w="http://schemas.openxmlformats.org/wordprocessingml/2006/main" w:initials="MS" w:author="Müller, Simon" w:date="11/03/2025 03:52:00" w:id="108007437">
    <w:p xmlns:w14="http://schemas.microsoft.com/office/word/2010/wordml" w:rsidR="6614449C" w:rsidRDefault="180532F7" w14:paraId="73A724FF" w14:textId="7565F516">
      <w:pPr>
        <w:pStyle w:val="CommentText"/>
      </w:pPr>
      <w:r>
        <w:rPr>
          <w:rStyle w:val="CommentReference"/>
        </w:rPr>
        <w:annotationRef/>
      </w:r>
      <w:r w:rsidRPr="534A4B28" w:rsidR="3001F3CB">
        <w:t>Have only little experience here. Not enough for teaching</w:t>
      </w:r>
    </w:p>
  </w:comment>
  <w:comment xmlns:w="http://schemas.openxmlformats.org/wordprocessingml/2006/main" w:initials="MS" w:author="Müller, Simon" w:date="11/03/2025 03:52:00" w:id="707401119">
    <w:p xmlns:w14="http://schemas.microsoft.com/office/word/2010/wordml" w:rsidR="23C7DF1D" w:rsidRDefault="2734BFA7" w14:paraId="69B615C7" w14:textId="2DA235CD">
      <w:pPr>
        <w:pStyle w:val="CommentText"/>
      </w:pPr>
      <w:r>
        <w:rPr>
          <w:rStyle w:val="CommentReference"/>
        </w:rPr>
        <w:annotationRef/>
      </w:r>
      <w:r w:rsidRPr="418ECDE3" w:rsidR="35900BBC">
        <w:t>Have no experience here</w:t>
      </w:r>
    </w:p>
  </w:comment>
  <w:comment w:initials="MS" w:author="Müller, Simon" w:date="2025-11-03T12:00:00Z" w:id="67">
    <w:p w:rsidR="001B573A" w:rsidP="001B573A" w:rsidRDefault="00FD6D5D" w14:paraId="0B4AE325" w14:textId="77777777">
      <w:pPr>
        <w:pStyle w:val="Kommentartext"/>
      </w:pPr>
      <w:r>
        <w:rPr>
          <w:rStyle w:val="Kommentarzeichen"/>
        </w:rPr>
        <w:annotationRef/>
      </w:r>
      <w:r w:rsidR="001B573A">
        <w:t>I do have some experience here, but I do not think I am save enouh to really teach anything in this module</w:t>
      </w:r>
    </w:p>
  </w:comment>
  <w:comment w:initials="BI" w:author="Breßler, Ingo" w:date="2025-11-11T14:31:00Z" w:id="70">
    <w:p w:rsidR="001C746C" w:rsidRDefault="001C746C" w14:paraId="0CD9CD80" w14:textId="5C034996">
      <w:r>
        <w:annotationRef/>
      </w:r>
      <w:r w:rsidRPr="0DA7760B">
        <w:t>disclaimer: haven't used uv (pip successor?) yet, sth. to learn for me ;)</w:t>
      </w:r>
    </w:p>
  </w:comment>
  <w:comment w:initials="PJ" w:author="Pizarro Blanco, José" w:date="2025-10-28T14:05:00Z" w:id="68">
    <w:p w:rsidR="00C670F8" w:rsidRDefault="00C670F8" w14:paraId="1C76AEC5" w14:textId="276A9B8E">
      <w:pPr>
        <w:pStyle w:val="Kommentartext"/>
      </w:pPr>
      <w:r>
        <w:rPr>
          <w:rStyle w:val="Kommentarzeichen"/>
        </w:rPr>
        <w:annotationRef/>
      </w:r>
      <w:r w:rsidRPr="3B99846C">
        <w:t>Maybe something about precompiled binaries? I am not using these that much, but some other software is definitely using this</w:t>
      </w:r>
    </w:p>
  </w:comment>
  <w:comment w:initials="BI" w:author="Breßler, Ingo" w:date="2025-11-11T14:30:00Z" w:id="69">
    <w:p w:rsidR="001C746C" w:rsidRDefault="001C746C" w14:paraId="0B61A511" w14:textId="4EA16412">
      <w:r>
        <w:annotationRef/>
      </w:r>
      <w:r w:rsidRPr="3F085EB4">
        <w:t>I am not sure that locking dependencies (I talk pckg versions here?) is a good thing in general for project maintenance, depends on the use-case - perhaps, good to show and discuss the pros+cons</w:t>
      </w:r>
    </w:p>
  </w:comment>
  <w:comment w:initials="MS" w:author="Müller, Simon" w:date="2025-11-18T13:12:00Z" w:id="71">
    <w:p w:rsidR="001C746C" w:rsidP="001C746C" w:rsidRDefault="001C746C" w14:paraId="7F30A024" w14:textId="77777777">
      <w:pPr>
        <w:pStyle w:val="Kommentartext"/>
      </w:pPr>
      <w:r>
        <w:rPr>
          <w:rStyle w:val="Kommentarzeichen"/>
        </w:rPr>
        <w:annotationRef/>
      </w:r>
      <w:r>
        <w:t>Maybe involve Sara Giese for this topic -&gt; she has experience from the legal side here. I think she would be interested</w:t>
      </w:r>
    </w:p>
  </w:comment>
  <w:comment xmlns:w="http://schemas.openxmlformats.org/wordprocessingml/2006/main" w:initials="BI" w:author="Breßler, Ingo" w:date="11/11/2025 06:35:00" w:id="1482641252">
    <w:p xmlns:w14="http://schemas.microsoft.com/office/word/2010/wordml" w:rsidR="7FD1DFAC" w:rsidRDefault="1CE8D654" w14:paraId="13BE7E0F" w14:textId="14519AEF">
      <w:pPr>
        <w:pStyle w:val="CommentText"/>
      </w:pPr>
      <w:r>
        <w:rPr>
          <w:rStyle w:val="CommentReference"/>
        </w:rPr>
        <w:annotationRef/>
      </w:r>
      <w:r w:rsidRPr="000AB788" w:rsidR="35481FDA">
        <w:t>I read that cursor.com is also quite popular, haven't used it yet - it was mentioned by someone in the first AI-themed SciProgSem in 10/24 already</w:t>
      </w:r>
    </w:p>
  </w:comment>
  <w:comment w:initials="BI" w:author="Breßler, Ingo" w:date="2025-10-15T11:15:00Z" w:id="75">
    <w:p w:rsidR="00166F5B" w:rsidRDefault="00166F5B" w14:paraId="62AA7E4F" w14:textId="5D6DCB79">
      <w:pPr>
        <w:pStyle w:val="Kommentartext"/>
      </w:pPr>
      <w:r>
        <w:rPr>
          <w:rStyle w:val="Kommentarzeichen"/>
        </w:rPr>
        <w:annotationRef/>
      </w:r>
      <w:r w:rsidRPr="760B1BD9">
        <w:t>- show its use for error analysis, if sth. does not work, can be in programming but also in system setup</w:t>
      </w:r>
    </w:p>
    <w:p w:rsidR="00166F5B" w:rsidRDefault="00166F5B" w14:paraId="7B0B36C0" w14:textId="32F9B0E6">
      <w:pPr>
        <w:pStyle w:val="Kommentartext"/>
      </w:pPr>
      <w:r w:rsidRPr="49AD4B9F">
        <w:t>- teaching assistent, can be used for technical questions as well: 'what is the difference of list vs. dict, when to use which?' - for later, after the course</w:t>
      </w:r>
    </w:p>
  </w:comment>
</w:comments>
</file>

<file path=word/commentsExtended.xml><?xml version="1.0" encoding="utf-8"?>
<w15:commentsEx xmlns:mc="http://schemas.openxmlformats.org/markup-compatibility/2006" xmlns:w15="http://schemas.microsoft.com/office/word/2012/wordml" mc:Ignorable="w15">
  <w15:commentEx w15:done="0" w15:paraId="11BE85B6"/>
  <w15:commentEx w15:done="0" w15:paraId="6EFD7A16" w15:paraIdParent="11BE85B6"/>
  <w15:commentEx w15:done="0" w15:paraId="27795E9E" w15:paraIdParent="11BE85B6"/>
  <w15:commentEx w15:done="1" w15:paraId="6F004B81"/>
  <w15:commentEx w15:done="1" w15:paraId="58F3D7A4" w15:paraIdParent="6F004B81"/>
  <w15:commentEx w15:done="1" w15:paraId="7D096208" w15:paraIdParent="6F004B81"/>
  <w15:commentEx w15:done="1" w15:paraId="40D66703"/>
  <w15:commentEx w15:done="1" w15:paraId="015C890D"/>
  <w15:commentEx w15:done="1" w15:paraId="57CD67A3" w15:paraIdParent="015C890D"/>
  <w15:commentEx w15:done="1" w15:paraId="40556E38"/>
  <w15:commentEx w15:done="1" w15:paraId="0124F398"/>
  <w15:commentEx w15:done="1" w15:paraId="3A3552C3" w15:paraIdParent="0124F398"/>
  <w15:commentEx w15:done="1" w15:paraId="377FCA3B"/>
  <w15:commentEx w15:done="0" w15:paraId="7A649AFD"/>
  <w15:commentEx w15:done="0" w15:paraId="6DF9B439" w15:paraIdParent="7A649AFD"/>
  <w15:commentEx w15:done="0" w15:paraId="6D6A48E5"/>
  <w15:commentEx w15:done="0" w15:paraId="6DC1E9C2" w15:paraIdParent="6D6A48E5"/>
  <w15:commentEx w15:done="0" w15:paraId="45631E0A"/>
  <w15:commentEx w15:done="0" w15:paraId="5DDE4FBA" w15:paraIdParent="45631E0A"/>
  <w15:commentEx w15:done="0" w15:paraId="02FF1B87"/>
  <w15:commentEx w15:done="0" w15:paraId="70B3A47D" w15:paraIdParent="02FF1B87"/>
  <w15:commentEx w15:done="0" w15:paraId="25DADBB1"/>
  <w15:commentEx w15:done="0" w15:paraId="43167316"/>
  <w15:commentEx w15:done="0" w15:paraId="3D7E9397"/>
  <w15:commentEx w15:done="0" w15:paraId="319042A1"/>
  <w15:commentEx w15:done="0" w15:paraId="0661914B"/>
  <w15:commentEx w15:done="0" w15:paraId="07DFBC4C" w15:paraIdParent="0661914B"/>
  <w15:commentEx w15:done="0" w15:paraId="61FF1398"/>
  <w15:commentEx w15:done="0" w15:paraId="530A1F32"/>
  <w15:commentEx w15:done="0" w15:paraId="6ED07BF1"/>
  <w15:commentEx w15:done="0" w15:paraId="3AB73DF9"/>
  <w15:commentEx w15:done="0" w15:paraId="204D501F"/>
  <w15:commentEx w15:done="0" w15:paraId="3558743F"/>
  <w15:commentEx w15:done="0" w15:paraId="7A2225D1"/>
  <w15:commentEx w15:done="0" w15:paraId="7D5859F7"/>
  <w15:commentEx w15:done="0" w15:paraId="72D25601"/>
  <w15:commentEx w15:done="0" w15:paraId="73A724FF"/>
  <w15:commentEx w15:done="0" w15:paraId="69B615C7"/>
  <w15:commentEx w15:done="0" w15:paraId="0B4AE325"/>
  <w15:commentEx w15:done="0" w15:paraId="0CD9CD80"/>
  <w15:commentEx w15:done="0" w15:paraId="1C76AEC5"/>
  <w15:commentEx w15:done="0" w15:paraId="0B61A511" w15:paraIdParent="1C76AEC5"/>
  <w15:commentEx w15:done="0" w15:paraId="7F30A024"/>
  <w15:commentEx w15:done="0" w15:paraId="13BE7E0F"/>
  <w15:commentEx w15:done="0" w15:paraId="7B0B36C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6D0395" w16cex:dateUtc="2025-10-15T08:32:00Z"/>
  <w16cex:commentExtensible w16cex:durableId="5B244F48" w16cex:dateUtc="2025-10-15T08:52:00Z"/>
  <w16cex:commentExtensible w16cex:durableId="2CA2353D" w16cex:dateUtc="2025-10-21T14:37:00Z">
    <w16cex:extLst>
      <w16:ext w16:uri="{CE6994B0-6A32-4C9F-8C6B-6E91EDA988CE}">
        <cr:reactions xmlns:cr="http://schemas.microsoft.com/office/comments/2020/reactions">
          <cr:reaction reactionType="1">
            <cr:reactionInfo dateUtc="2025-10-22T07:15:43Z">
              <cr:user userId="S::jose.pizarro-blanco@bam.de::ac02a0f3-efdb-46ed-93e6-0d1ca6dcda83" userProvider="AD" userName="Pizarro Blanco, José"/>
            </cr:reactionInfo>
          </cr:reaction>
        </cr:reactions>
      </w16:ext>
    </w16cex:extLst>
  </w16cex:commentExtensible>
  <w16cex:commentExtensible w16cex:durableId="055261AF" w16cex:dateUtc="2025-10-15T08:32:00Z"/>
  <w16cex:commentExtensible w16cex:durableId="2CA31838" w16cex:dateUtc="2025-10-22T06:45:00Z"/>
  <w16cex:commentExtensible w16cex:durableId="38047566" w16cex:dateUtc="2025-10-22T07:17:00Z"/>
  <w16cex:commentExtensible w16cex:durableId="2C4970BD" w16cex:dateUtc="2025-10-29T09:26:00Z"/>
  <w16cex:commentExtensible w16cex:durableId="520E40A0" w16cex:dateUtc="2025-10-15T08:30:00Z"/>
  <w16cex:commentExtensible w16cex:durableId="238F59EA" w16cex:dateUtc="2025-10-15T08:32:00Z"/>
  <w16cex:commentExtensible w16cex:durableId="5819C3B6" w16cex:dateUtc="2025-10-29T09:26:00Z"/>
  <w16cex:commentExtensible w16cex:durableId="740F8390" w16cex:dateUtc="2025-10-29T13:03:00Z"/>
  <w16cex:commentExtensible w16cex:durableId="2C379F7E" w16cex:dateUtc="2025-11-11T12:08:00Z"/>
  <w16cex:commentExtensible w16cex:durableId="5A7EF098" w16cex:dateUtc="2025-10-29T13:04:00Z">
    <w16cex:extLst>
      <w16:ext w16:uri="{CE6994B0-6A32-4C9F-8C6B-6E91EDA988CE}">
        <cr:reactions xmlns:cr="http://schemas.microsoft.com/office/comments/2020/reactions">
          <cr:reaction reactionType="1">
            <cr:reactionInfo dateUtc="2025-11-11T12:09:35Z">
              <cr:user userId="S::ingo.bressler@bam.de::c3f68804-4343-4578-8133-321854356a98" userProvider="AD" userName="Breßler, Ingo"/>
            </cr:reactionInfo>
          </cr:reaction>
        </cr:reactions>
      </w16:ext>
    </w16cex:extLst>
  </w16cex:commentExtensible>
  <w16cex:commentExtensible w16cex:durableId="066B2087" w16cex:dateUtc="2025-10-15T08:38:00Z"/>
  <w16cex:commentExtensible w16cex:durableId="5265E2F5" w16cex:dateUtc="2025-10-15T08:39:00Z"/>
  <w16cex:commentExtensible w16cex:durableId="765E4FE8" w16cex:dateUtc="2025-10-15T08:26:00Z"/>
  <w16cex:commentExtensible w16cex:durableId="13699A6C" w16cex:dateUtc="2025-10-15T09:30:00Z">
    <w16cex:extLst>
      <w16:ext w16:uri="{CE6994B0-6A32-4C9F-8C6B-6E91EDA988CE}">
        <cr:reactions xmlns:cr="http://schemas.microsoft.com/office/comments/2020/reactions">
          <cr:reaction reactionType="1">
            <cr:reactionInfo dateUtc="2025-10-16T07:22:48Z">
              <cr:user userId="S::jose.pizarro-blanco@bam.de::ac02a0f3-efdb-46ed-93e6-0d1ca6dcda83" userProvider="AD" userName="Pizarro Blanco, José"/>
            </cr:reactionInfo>
            <cr:reactionInfo dateUtc="2025-10-22T07:06:00Z">
              <cr:user userId="S::simon.mueller@bam.de::8fb34690-d637-4ed1-a79f-7ad418317d81" userProvider="AD" userName="Müller, Simon"/>
            </cr:reactionInfo>
          </cr:reaction>
        </cr:reactions>
      </w16:ext>
    </w16cex:extLst>
  </w16cex:commentExtensible>
  <w16cex:commentExtensible w16cex:durableId="2CB3079D" w16cex:dateUtc="2025-11-03T09:51:00Z"/>
  <w16cex:commentExtensible w16cex:durableId="17828F3B" w16cex:dateUtc="2025-11-11T12:21:00Z"/>
  <w16cex:commentExtensible w16cex:durableId="2CB307A9" w16cex:dateUtc="2025-11-03T09:51:00Z"/>
  <w16cex:commentExtensible w16cex:durableId="051B8374" w16cex:dateUtc="2025-11-11T12:27:00Z"/>
  <w16cex:commentExtensible w16cex:durableId="2CB307B7" w16cex:dateUtc="2025-11-03T09:51:00Z"/>
  <w16cex:commentExtensible w16cex:durableId="2CB307C2" w16cex:dateUtc="2025-11-03T09:51:00Z"/>
  <w16cex:commentExtensible w16cex:durableId="309FEFDA" w16cex:dateUtc="2025-10-29T12:55:00Z"/>
  <w16cex:commentExtensible w16cex:durableId="2CB30806" w16cex:dateUtc="2025-11-03T09:52:00Z"/>
  <w16cex:commentExtensible w16cex:durableId="2CB30819" w16cex:dateUtc="2025-11-03T09:53:00Z"/>
  <w16cex:commentExtensible w16cex:durableId="76E0EC8F" w16cex:dateUtc="2025-11-11T13:19:00Z"/>
  <w16cex:commentExtensible w16cex:durableId="2CB30827" w16cex:dateUtc="2025-11-03T09:53:00Z"/>
  <w16cex:commentExtensible w16cex:durableId="2CB30831" w16cex:dateUtc="2025-11-03T09:53:00Z"/>
  <w16cex:commentExtensible w16cex:durableId="266B43FD" w16cex:dateUtc="2025-11-11T13:20:00Z"/>
  <w16cex:commentExtensible w16cex:durableId="2CB30840" w16cex:dateUtc="2025-11-03T09:53:00Z"/>
  <w16cex:commentExtensible w16cex:durableId="03DAF1B8" w16cex:dateUtc="2025-10-28T10:19:00Z"/>
  <w16cex:commentExtensible w16cex:durableId="2CB30853" w16cex:dateUtc="2025-11-03T09:54:00Z"/>
  <w16cex:commentExtensible w16cex:durableId="4C6213B3" w16cex:dateUtc="2025-11-11T13:23:00Z"/>
  <w16cex:commentExtensible w16cex:durableId="2CB315B5" w16cex:dateUtc="2025-11-03T10:51:00Z"/>
  <w16cex:commentExtensible w16cex:durableId="39CDD963" w16cex:dateUtc="2025-11-11T13:23:00Z"/>
  <w16cex:commentExtensible w16cex:durableId="2CB315FE" w16cex:dateUtc="2025-11-03T10:52:00Z"/>
  <w16cex:commentExtensible w16cex:durableId="2CB3161A" w16cex:dateUtc="2025-11-03T10:52:00Z"/>
  <w16cex:commentExtensible w16cex:durableId="2CB317E5" w16cex:dateUtc="2025-11-03T11:00:00Z"/>
  <w16cex:commentExtensible w16cex:durableId="0445AF2A" w16cex:dateUtc="2025-11-11T13:31:00Z"/>
  <w16cex:commentExtensible w16cex:durableId="321B0C9C" w16cex:dateUtc="2025-10-28T13:05:00Z"/>
  <w16cex:commentExtensible w16cex:durableId="6DBC6841" w16cex:dateUtc="2025-11-11T13:30:00Z"/>
  <w16cex:commentExtensible w16cex:durableId="2CC6EF58" w16cex:dateUtc="2025-11-18T12:12:00Z"/>
  <w16cex:commentExtensible w16cex:durableId="67194E82" w16cex:dateUtc="2025-11-11T13:35:00Z"/>
  <w16cex:commentExtensible w16cex:durableId="6CD1C31D" w16cex:dateUtc="2025-10-15T09:15:00Z">
    <w16cex:extLst>
      <w16:ext w16:uri="{CE6994B0-6A32-4C9F-8C6B-6E91EDA988CE}">
        <cr:reactions xmlns:cr="http://schemas.microsoft.com/office/comments/2020/reactions">
          <cr:reaction reactionType="1">
            <cr:reactionInfo dateUtc="2025-10-16T07:24:00Z">
              <cr:user userId="S::jose.pizarro-blanco@bam.de::ac02a0f3-efdb-46ed-93e6-0d1ca6dcda83" userProvider="AD" userName="Pizarro Blanco, José"/>
            </cr:reactionInfo>
            <cr:reactionInfo dateUtc="2025-10-22T07:15:28Z">
              <cr:user userId="S::simon.mueller@bam.de::8fb34690-d637-4ed1-a79f-7ad418317d81" userProvider="AD" userName="Müller, Simo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11BE85B6" w16cid:durableId="4E6D0395"/>
  <w16cid:commentId w16cid:paraId="6EFD7A16" w16cid:durableId="5B244F48"/>
  <w16cid:commentId w16cid:paraId="27795E9E" w16cid:durableId="2CA2353D"/>
  <w16cid:commentId w16cid:paraId="6F004B81" w16cid:durableId="055261AF"/>
  <w16cid:commentId w16cid:paraId="58F3D7A4" w16cid:durableId="2CA31838"/>
  <w16cid:commentId w16cid:paraId="7D096208" w16cid:durableId="38047566"/>
  <w16cid:commentId w16cid:paraId="40D66703" w16cid:durableId="2C4970BD"/>
  <w16cid:commentId w16cid:paraId="015C890D" w16cid:durableId="520E40A0"/>
  <w16cid:commentId w16cid:paraId="57CD67A3" w16cid:durableId="238F59EA"/>
  <w16cid:commentId w16cid:paraId="40556E38" w16cid:durableId="5819C3B6"/>
  <w16cid:commentId w16cid:paraId="0124F398" w16cid:durableId="740F8390"/>
  <w16cid:commentId w16cid:paraId="3A3552C3" w16cid:durableId="2C379F7E"/>
  <w16cid:commentId w16cid:paraId="377FCA3B" w16cid:durableId="5A7EF098"/>
  <w16cid:commentId w16cid:paraId="7A649AFD" w16cid:durableId="066B2087"/>
  <w16cid:commentId w16cid:paraId="6DF9B439" w16cid:durableId="5265E2F5"/>
  <w16cid:commentId w16cid:paraId="6D6A48E5" w16cid:durableId="765E4FE8"/>
  <w16cid:commentId w16cid:paraId="6DC1E9C2" w16cid:durableId="13699A6C"/>
  <w16cid:commentId w16cid:paraId="45631E0A" w16cid:durableId="2CB3079D"/>
  <w16cid:commentId w16cid:paraId="5DDE4FBA" w16cid:durableId="17828F3B"/>
  <w16cid:commentId w16cid:paraId="02FF1B87" w16cid:durableId="2CB307A9"/>
  <w16cid:commentId w16cid:paraId="70B3A47D" w16cid:durableId="051B8374"/>
  <w16cid:commentId w16cid:paraId="25DADBB1" w16cid:durableId="2CB307B7"/>
  <w16cid:commentId w16cid:paraId="43167316" w16cid:durableId="2CB307C2"/>
  <w16cid:commentId w16cid:paraId="3D7E9397" w16cid:durableId="309FEFDA"/>
  <w16cid:commentId w16cid:paraId="319042A1" w16cid:durableId="2CB30806"/>
  <w16cid:commentId w16cid:paraId="0661914B" w16cid:durableId="2CB30819"/>
  <w16cid:commentId w16cid:paraId="07DFBC4C" w16cid:durableId="76E0EC8F"/>
  <w16cid:commentId w16cid:paraId="61FF1398" w16cid:durableId="2CB30827"/>
  <w16cid:commentId w16cid:paraId="530A1F32" w16cid:durableId="2CB30831"/>
  <w16cid:commentId w16cid:paraId="6ED07BF1" w16cid:durableId="266B43FD"/>
  <w16cid:commentId w16cid:paraId="3AB73DF9" w16cid:durableId="2CB30840"/>
  <w16cid:commentId w16cid:paraId="204D501F" w16cid:durableId="03DAF1B8"/>
  <w16cid:commentId w16cid:paraId="3558743F" w16cid:durableId="2CB30853"/>
  <w16cid:commentId w16cid:paraId="7A2225D1" w16cid:durableId="4C6213B3"/>
  <w16cid:commentId w16cid:paraId="7D5859F7" w16cid:durableId="2CB315B5"/>
  <w16cid:commentId w16cid:paraId="72D25601" w16cid:durableId="39CDD963"/>
  <w16cid:commentId w16cid:paraId="73A724FF" w16cid:durableId="2CB315FE"/>
  <w16cid:commentId w16cid:paraId="69B615C7" w16cid:durableId="2CB3161A"/>
  <w16cid:commentId w16cid:paraId="0B4AE325" w16cid:durableId="2CB317E5"/>
  <w16cid:commentId w16cid:paraId="0CD9CD80" w16cid:durableId="0445AF2A"/>
  <w16cid:commentId w16cid:paraId="1C76AEC5" w16cid:durableId="321B0C9C"/>
  <w16cid:commentId w16cid:paraId="0B61A511" w16cid:durableId="6DBC6841"/>
  <w16cid:commentId w16cid:paraId="7F30A024" w16cid:durableId="2CC6EF58"/>
  <w16cid:commentId w16cid:paraId="13BE7E0F" w16cid:durableId="67194E82"/>
  <w16cid:commentId w16cid:paraId="7B0B36C0" w16cid:durableId="6CD1C3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emlgYclr" int2:invalidationBookmarkName="" int2:hashCode="VfHPN06Kklo79a" int2:id="PHGP0Sdq">
      <int2:state int2:value="Rejected" int2:type="spell"/>
    </int2:bookmark>
    <int2:bookmark int2:bookmarkName="_Int_AHx5Jb4u" int2:invalidationBookmarkName="" int2:hashCode="o5jHy2vm7rlkXh" int2:id="stUH5TB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C7EA8"/>
    <w:multiLevelType w:val="hybridMultilevel"/>
    <w:tmpl w:val="70A865F8"/>
    <w:lvl w:ilvl="0" w:tplc="BFB40558">
      <w:start w:val="1"/>
      <w:numFmt w:val="decimal"/>
      <w:lvlText w:val="%1."/>
      <w:lvlJc w:val="left"/>
      <w:pPr>
        <w:ind w:left="360" w:hanging="360"/>
      </w:pPr>
    </w:lvl>
    <w:lvl w:ilvl="1" w:tplc="7DD8606C">
      <w:start w:val="1"/>
      <w:numFmt w:val="bullet"/>
      <w:lvlText w:val=""/>
      <w:lvlJc w:val="left"/>
      <w:pPr>
        <w:ind w:left="1080" w:hanging="360"/>
      </w:pPr>
      <w:rPr>
        <w:rFonts w:hint="default" w:ascii="Symbol" w:hAnsi="Symbol"/>
      </w:rPr>
    </w:lvl>
    <w:lvl w:ilvl="2" w:tplc="865AB4E6">
      <w:start w:val="1"/>
      <w:numFmt w:val="lowerRoman"/>
      <w:lvlText w:val="%3."/>
      <w:lvlJc w:val="right"/>
      <w:pPr>
        <w:ind w:left="1800" w:hanging="180"/>
      </w:pPr>
    </w:lvl>
    <w:lvl w:ilvl="3" w:tplc="8D627DD2" w:tentative="1">
      <w:start w:val="1"/>
      <w:numFmt w:val="decimal"/>
      <w:lvlText w:val="%4."/>
      <w:lvlJc w:val="left"/>
      <w:pPr>
        <w:ind w:left="2520" w:hanging="360"/>
      </w:pPr>
    </w:lvl>
    <w:lvl w:ilvl="4" w:tplc="7812C922" w:tentative="1">
      <w:start w:val="1"/>
      <w:numFmt w:val="lowerLetter"/>
      <w:lvlText w:val="%5."/>
      <w:lvlJc w:val="left"/>
      <w:pPr>
        <w:ind w:left="3240" w:hanging="360"/>
      </w:pPr>
    </w:lvl>
    <w:lvl w:ilvl="5" w:tplc="99A6E6B8" w:tentative="1">
      <w:start w:val="1"/>
      <w:numFmt w:val="lowerRoman"/>
      <w:lvlText w:val="%6."/>
      <w:lvlJc w:val="right"/>
      <w:pPr>
        <w:ind w:left="3960" w:hanging="180"/>
      </w:pPr>
    </w:lvl>
    <w:lvl w:ilvl="6" w:tplc="AA3AF492" w:tentative="1">
      <w:start w:val="1"/>
      <w:numFmt w:val="decimal"/>
      <w:lvlText w:val="%7."/>
      <w:lvlJc w:val="left"/>
      <w:pPr>
        <w:ind w:left="4680" w:hanging="360"/>
      </w:pPr>
    </w:lvl>
    <w:lvl w:ilvl="7" w:tplc="2902B92E" w:tentative="1">
      <w:start w:val="1"/>
      <w:numFmt w:val="lowerLetter"/>
      <w:lvlText w:val="%8."/>
      <w:lvlJc w:val="left"/>
      <w:pPr>
        <w:ind w:left="5400" w:hanging="360"/>
      </w:pPr>
    </w:lvl>
    <w:lvl w:ilvl="8" w:tplc="AEA6815A" w:tentative="1">
      <w:start w:val="1"/>
      <w:numFmt w:val="lowerRoman"/>
      <w:lvlText w:val="%9."/>
      <w:lvlJc w:val="right"/>
      <w:pPr>
        <w:ind w:left="6120" w:hanging="180"/>
      </w:pPr>
    </w:lvl>
  </w:abstractNum>
  <w:abstractNum w:abstractNumId="1" w15:restartNumberingAfterBreak="0">
    <w:nsid w:val="555B0C7E"/>
    <w:multiLevelType w:val="hybridMultilevel"/>
    <w:tmpl w:val="FFFFFFFF"/>
    <w:lvl w:ilvl="0" w:tplc="9FA63404">
      <w:start w:val="1"/>
      <w:numFmt w:val="decimal"/>
      <w:lvlText w:val="%1."/>
      <w:lvlJc w:val="left"/>
      <w:pPr>
        <w:ind w:left="360" w:hanging="360"/>
      </w:pPr>
    </w:lvl>
    <w:lvl w:ilvl="1" w:tplc="EEFCD3EE">
      <w:start w:val="1"/>
      <w:numFmt w:val="bullet"/>
      <w:lvlText w:val=""/>
      <w:lvlJc w:val="left"/>
      <w:pPr>
        <w:ind w:left="1080" w:hanging="360"/>
      </w:pPr>
      <w:rPr>
        <w:rFonts w:hint="default" w:ascii="Symbol" w:hAnsi="Symbol"/>
      </w:rPr>
    </w:lvl>
    <w:lvl w:ilvl="2" w:tplc="D1400390">
      <w:start w:val="1"/>
      <w:numFmt w:val="lowerRoman"/>
      <w:lvlText w:val="%3."/>
      <w:lvlJc w:val="right"/>
      <w:pPr>
        <w:ind w:left="1800" w:hanging="180"/>
      </w:pPr>
    </w:lvl>
    <w:lvl w:ilvl="3" w:tplc="FE6AC10E">
      <w:start w:val="1"/>
      <w:numFmt w:val="decimal"/>
      <w:lvlText w:val="%4."/>
      <w:lvlJc w:val="left"/>
      <w:pPr>
        <w:ind w:left="2520" w:hanging="360"/>
      </w:pPr>
    </w:lvl>
    <w:lvl w:ilvl="4" w:tplc="CC5A4D34">
      <w:start w:val="1"/>
      <w:numFmt w:val="lowerLetter"/>
      <w:lvlText w:val="%5."/>
      <w:lvlJc w:val="left"/>
      <w:pPr>
        <w:ind w:left="3240" w:hanging="360"/>
      </w:pPr>
    </w:lvl>
    <w:lvl w:ilvl="5" w:tplc="1FCE9400">
      <w:start w:val="1"/>
      <w:numFmt w:val="lowerRoman"/>
      <w:lvlText w:val="%6."/>
      <w:lvlJc w:val="right"/>
      <w:pPr>
        <w:ind w:left="3960" w:hanging="180"/>
      </w:pPr>
    </w:lvl>
    <w:lvl w:ilvl="6" w:tplc="55BA1B16">
      <w:start w:val="1"/>
      <w:numFmt w:val="decimal"/>
      <w:lvlText w:val="%7."/>
      <w:lvlJc w:val="left"/>
      <w:pPr>
        <w:ind w:left="4680" w:hanging="360"/>
      </w:pPr>
    </w:lvl>
    <w:lvl w:ilvl="7" w:tplc="900A758E">
      <w:start w:val="1"/>
      <w:numFmt w:val="lowerLetter"/>
      <w:lvlText w:val="%8."/>
      <w:lvlJc w:val="left"/>
      <w:pPr>
        <w:ind w:left="5400" w:hanging="360"/>
      </w:pPr>
    </w:lvl>
    <w:lvl w:ilvl="8" w:tplc="4BA4359E">
      <w:start w:val="1"/>
      <w:numFmt w:val="lowerRoman"/>
      <w:lvlText w:val="%9."/>
      <w:lvlJc w:val="right"/>
      <w:pPr>
        <w:ind w:left="6120" w:hanging="180"/>
      </w:pPr>
    </w:lvl>
  </w:abstractNum>
  <w:abstractNum w:abstractNumId="2" w15:restartNumberingAfterBreak="0">
    <w:nsid w:val="603069CC"/>
    <w:multiLevelType w:val="hybridMultilevel"/>
    <w:tmpl w:val="2ED047AE"/>
    <w:lvl w:ilvl="0" w:tplc="3F8EB112">
      <w:start w:val="1"/>
      <w:numFmt w:val="decimal"/>
      <w:lvlText w:val="%1."/>
      <w:lvlJc w:val="left"/>
      <w:pPr>
        <w:tabs>
          <w:tab w:val="num" w:pos="720"/>
        </w:tabs>
        <w:ind w:left="720" w:hanging="360"/>
      </w:pPr>
    </w:lvl>
    <w:lvl w:ilvl="1" w:tplc="7C40437E">
      <w:start w:val="1"/>
      <w:numFmt w:val="decimal"/>
      <w:lvlText w:val="%2."/>
      <w:lvlJc w:val="left"/>
      <w:pPr>
        <w:tabs>
          <w:tab w:val="num" w:pos="1440"/>
        </w:tabs>
        <w:ind w:left="1440" w:hanging="360"/>
      </w:pPr>
    </w:lvl>
    <w:lvl w:ilvl="2" w:tplc="B62C600C" w:tentative="1">
      <w:start w:val="1"/>
      <w:numFmt w:val="decimal"/>
      <w:lvlText w:val="%3."/>
      <w:lvlJc w:val="left"/>
      <w:pPr>
        <w:tabs>
          <w:tab w:val="num" w:pos="2160"/>
        </w:tabs>
        <w:ind w:left="2160" w:hanging="360"/>
      </w:pPr>
    </w:lvl>
    <w:lvl w:ilvl="3" w:tplc="0E44941E" w:tentative="1">
      <w:start w:val="1"/>
      <w:numFmt w:val="decimal"/>
      <w:lvlText w:val="%4."/>
      <w:lvlJc w:val="left"/>
      <w:pPr>
        <w:tabs>
          <w:tab w:val="num" w:pos="2880"/>
        </w:tabs>
        <w:ind w:left="2880" w:hanging="360"/>
      </w:pPr>
    </w:lvl>
    <w:lvl w:ilvl="4" w:tplc="D3B8E8EC" w:tentative="1">
      <w:start w:val="1"/>
      <w:numFmt w:val="decimal"/>
      <w:lvlText w:val="%5."/>
      <w:lvlJc w:val="left"/>
      <w:pPr>
        <w:tabs>
          <w:tab w:val="num" w:pos="3600"/>
        </w:tabs>
        <w:ind w:left="3600" w:hanging="360"/>
      </w:pPr>
    </w:lvl>
    <w:lvl w:ilvl="5" w:tplc="32D0C4B8" w:tentative="1">
      <w:start w:val="1"/>
      <w:numFmt w:val="decimal"/>
      <w:lvlText w:val="%6."/>
      <w:lvlJc w:val="left"/>
      <w:pPr>
        <w:tabs>
          <w:tab w:val="num" w:pos="4320"/>
        </w:tabs>
        <w:ind w:left="4320" w:hanging="360"/>
      </w:pPr>
    </w:lvl>
    <w:lvl w:ilvl="6" w:tplc="4F525E4E" w:tentative="1">
      <w:start w:val="1"/>
      <w:numFmt w:val="decimal"/>
      <w:lvlText w:val="%7."/>
      <w:lvlJc w:val="left"/>
      <w:pPr>
        <w:tabs>
          <w:tab w:val="num" w:pos="5040"/>
        </w:tabs>
        <w:ind w:left="5040" w:hanging="360"/>
      </w:pPr>
    </w:lvl>
    <w:lvl w:ilvl="7" w:tplc="6218A87C" w:tentative="1">
      <w:start w:val="1"/>
      <w:numFmt w:val="decimal"/>
      <w:lvlText w:val="%8."/>
      <w:lvlJc w:val="left"/>
      <w:pPr>
        <w:tabs>
          <w:tab w:val="num" w:pos="5760"/>
        </w:tabs>
        <w:ind w:left="5760" w:hanging="360"/>
      </w:pPr>
    </w:lvl>
    <w:lvl w:ilvl="8" w:tplc="45AEB292" w:tentative="1">
      <w:start w:val="1"/>
      <w:numFmt w:val="decimal"/>
      <w:lvlText w:val="%9."/>
      <w:lvlJc w:val="left"/>
      <w:pPr>
        <w:tabs>
          <w:tab w:val="num" w:pos="6480"/>
        </w:tabs>
        <w:ind w:left="6480" w:hanging="360"/>
      </w:pPr>
    </w:lvl>
  </w:abstractNum>
  <w:abstractNum w:abstractNumId="3" w15:restartNumberingAfterBreak="0">
    <w:nsid w:val="63A7B097"/>
    <w:multiLevelType w:val="hybridMultilevel"/>
    <w:tmpl w:val="EAD6D3FC"/>
    <w:lvl w:ilvl="0" w:tplc="03D2FBAE">
      <w:start w:val="1"/>
      <w:numFmt w:val="bullet"/>
      <w:lvlText w:val="-"/>
      <w:lvlJc w:val="left"/>
      <w:pPr>
        <w:ind w:left="720" w:hanging="360"/>
      </w:pPr>
      <w:rPr>
        <w:rFonts w:hint="default" w:ascii="Aptos" w:hAnsi="Aptos"/>
      </w:rPr>
    </w:lvl>
    <w:lvl w:ilvl="1" w:tplc="CD3CF0DC">
      <w:start w:val="1"/>
      <w:numFmt w:val="bullet"/>
      <w:lvlText w:val="o"/>
      <w:lvlJc w:val="left"/>
      <w:pPr>
        <w:ind w:left="1440" w:hanging="360"/>
      </w:pPr>
      <w:rPr>
        <w:rFonts w:hint="default" w:ascii="Courier New" w:hAnsi="Courier New"/>
      </w:rPr>
    </w:lvl>
    <w:lvl w:ilvl="2" w:tplc="EC4E13E4">
      <w:start w:val="1"/>
      <w:numFmt w:val="bullet"/>
      <w:lvlText w:val=""/>
      <w:lvlJc w:val="left"/>
      <w:pPr>
        <w:ind w:left="2160" w:hanging="360"/>
      </w:pPr>
      <w:rPr>
        <w:rFonts w:hint="default" w:ascii="Wingdings" w:hAnsi="Wingdings"/>
      </w:rPr>
    </w:lvl>
    <w:lvl w:ilvl="3" w:tplc="6382FBD8">
      <w:start w:val="1"/>
      <w:numFmt w:val="bullet"/>
      <w:lvlText w:val=""/>
      <w:lvlJc w:val="left"/>
      <w:pPr>
        <w:ind w:left="2880" w:hanging="360"/>
      </w:pPr>
      <w:rPr>
        <w:rFonts w:hint="default" w:ascii="Symbol" w:hAnsi="Symbol"/>
      </w:rPr>
    </w:lvl>
    <w:lvl w:ilvl="4" w:tplc="34642E36">
      <w:start w:val="1"/>
      <w:numFmt w:val="bullet"/>
      <w:lvlText w:val="o"/>
      <w:lvlJc w:val="left"/>
      <w:pPr>
        <w:ind w:left="3600" w:hanging="360"/>
      </w:pPr>
      <w:rPr>
        <w:rFonts w:hint="default" w:ascii="Courier New" w:hAnsi="Courier New"/>
      </w:rPr>
    </w:lvl>
    <w:lvl w:ilvl="5" w:tplc="15585698">
      <w:start w:val="1"/>
      <w:numFmt w:val="bullet"/>
      <w:lvlText w:val=""/>
      <w:lvlJc w:val="left"/>
      <w:pPr>
        <w:ind w:left="4320" w:hanging="360"/>
      </w:pPr>
      <w:rPr>
        <w:rFonts w:hint="default" w:ascii="Wingdings" w:hAnsi="Wingdings"/>
      </w:rPr>
    </w:lvl>
    <w:lvl w:ilvl="6" w:tplc="56706A8C">
      <w:start w:val="1"/>
      <w:numFmt w:val="bullet"/>
      <w:lvlText w:val=""/>
      <w:lvlJc w:val="left"/>
      <w:pPr>
        <w:ind w:left="5040" w:hanging="360"/>
      </w:pPr>
      <w:rPr>
        <w:rFonts w:hint="default" w:ascii="Symbol" w:hAnsi="Symbol"/>
      </w:rPr>
    </w:lvl>
    <w:lvl w:ilvl="7" w:tplc="EEB2C170">
      <w:start w:val="1"/>
      <w:numFmt w:val="bullet"/>
      <w:lvlText w:val="o"/>
      <w:lvlJc w:val="left"/>
      <w:pPr>
        <w:ind w:left="5760" w:hanging="360"/>
      </w:pPr>
      <w:rPr>
        <w:rFonts w:hint="default" w:ascii="Courier New" w:hAnsi="Courier New"/>
      </w:rPr>
    </w:lvl>
    <w:lvl w:ilvl="8" w:tplc="75C69902">
      <w:start w:val="1"/>
      <w:numFmt w:val="bullet"/>
      <w:lvlText w:val=""/>
      <w:lvlJc w:val="left"/>
      <w:pPr>
        <w:ind w:left="6480" w:hanging="360"/>
      </w:pPr>
      <w:rPr>
        <w:rFonts w:hint="default" w:ascii="Wingdings" w:hAnsi="Wingdings"/>
      </w:rPr>
    </w:lvl>
  </w:abstractNum>
  <w:abstractNum w:abstractNumId="4" w15:restartNumberingAfterBreak="0">
    <w:nsid w:val="652748C2"/>
    <w:multiLevelType w:val="hybridMultilevel"/>
    <w:tmpl w:val="ED127BE0"/>
    <w:lvl w:ilvl="0" w:tplc="D0FCD896">
      <w:start w:val="1"/>
      <w:numFmt w:val="decimal"/>
      <w:lvlText w:val="%1."/>
      <w:lvlJc w:val="left"/>
      <w:pPr>
        <w:ind w:left="720" w:hanging="360"/>
      </w:pPr>
    </w:lvl>
    <w:lvl w:ilvl="1" w:tplc="A992E5FC">
      <w:start w:val="1"/>
      <w:numFmt w:val="lowerLetter"/>
      <w:lvlText w:val="%2."/>
      <w:lvlJc w:val="left"/>
      <w:pPr>
        <w:ind w:left="1440" w:hanging="360"/>
      </w:pPr>
    </w:lvl>
    <w:lvl w:ilvl="2" w:tplc="79506634">
      <w:start w:val="1"/>
      <w:numFmt w:val="lowerRoman"/>
      <w:lvlText w:val="%3."/>
      <w:lvlJc w:val="right"/>
      <w:pPr>
        <w:ind w:left="2160" w:hanging="180"/>
      </w:pPr>
    </w:lvl>
    <w:lvl w:ilvl="3" w:tplc="38D4A31E">
      <w:start w:val="1"/>
      <w:numFmt w:val="decimal"/>
      <w:lvlText w:val="%4."/>
      <w:lvlJc w:val="left"/>
      <w:pPr>
        <w:ind w:left="2880" w:hanging="360"/>
      </w:pPr>
    </w:lvl>
    <w:lvl w:ilvl="4" w:tplc="4A9CA264">
      <w:start w:val="1"/>
      <w:numFmt w:val="lowerLetter"/>
      <w:lvlText w:val="%5."/>
      <w:lvlJc w:val="left"/>
      <w:pPr>
        <w:ind w:left="3600" w:hanging="360"/>
      </w:pPr>
    </w:lvl>
    <w:lvl w:ilvl="5" w:tplc="45D6A14A">
      <w:start w:val="1"/>
      <w:numFmt w:val="lowerRoman"/>
      <w:lvlText w:val="%6."/>
      <w:lvlJc w:val="right"/>
      <w:pPr>
        <w:ind w:left="4320" w:hanging="180"/>
      </w:pPr>
    </w:lvl>
    <w:lvl w:ilvl="6" w:tplc="164823FE">
      <w:start w:val="1"/>
      <w:numFmt w:val="decimal"/>
      <w:lvlText w:val="%7."/>
      <w:lvlJc w:val="left"/>
      <w:pPr>
        <w:ind w:left="5040" w:hanging="360"/>
      </w:pPr>
    </w:lvl>
    <w:lvl w:ilvl="7" w:tplc="4F5CE914">
      <w:start w:val="1"/>
      <w:numFmt w:val="lowerLetter"/>
      <w:lvlText w:val="%8."/>
      <w:lvlJc w:val="left"/>
      <w:pPr>
        <w:ind w:left="5760" w:hanging="360"/>
      </w:pPr>
    </w:lvl>
    <w:lvl w:ilvl="8" w:tplc="209EB5EA">
      <w:start w:val="1"/>
      <w:numFmt w:val="lowerRoman"/>
      <w:lvlText w:val="%9."/>
      <w:lvlJc w:val="right"/>
      <w:pPr>
        <w:ind w:left="6480" w:hanging="180"/>
      </w:pPr>
    </w:lvl>
  </w:abstractNum>
  <w:abstractNum w:abstractNumId="5" w15:restartNumberingAfterBreak="0">
    <w:nsid w:val="67E2F7EF"/>
    <w:multiLevelType w:val="hybridMultilevel"/>
    <w:tmpl w:val="FE8000E0"/>
    <w:lvl w:ilvl="0" w:tplc="F8046C3E">
      <w:start w:val="1"/>
      <w:numFmt w:val="decimal"/>
      <w:lvlText w:val="%1."/>
      <w:lvlJc w:val="left"/>
      <w:pPr>
        <w:ind w:left="360" w:hanging="360"/>
      </w:pPr>
    </w:lvl>
    <w:lvl w:ilvl="1" w:tplc="FFFFFFFF">
      <w:start w:val="1"/>
      <w:numFmt w:val="bullet"/>
      <w:lvlText w:val=""/>
      <w:lvlJc w:val="left"/>
      <w:pPr>
        <w:ind w:left="1080" w:hanging="360"/>
      </w:pPr>
      <w:rPr>
        <w:rFonts w:hint="default" w:ascii="Symbol" w:hAnsi="Symbol"/>
      </w:rPr>
    </w:lvl>
    <w:lvl w:ilvl="2" w:tplc="467C7154">
      <w:start w:val="1"/>
      <w:numFmt w:val="lowerRoman"/>
      <w:lvlText w:val="%3."/>
      <w:lvlJc w:val="right"/>
      <w:pPr>
        <w:ind w:left="1800" w:hanging="180"/>
      </w:pPr>
    </w:lvl>
    <w:lvl w:ilvl="3" w:tplc="438825F8">
      <w:start w:val="1"/>
      <w:numFmt w:val="decimal"/>
      <w:lvlText w:val="%4."/>
      <w:lvlJc w:val="left"/>
      <w:pPr>
        <w:ind w:left="2520" w:hanging="360"/>
      </w:pPr>
    </w:lvl>
    <w:lvl w:ilvl="4" w:tplc="E7F408D2">
      <w:start w:val="1"/>
      <w:numFmt w:val="lowerLetter"/>
      <w:lvlText w:val="%5."/>
      <w:lvlJc w:val="left"/>
      <w:pPr>
        <w:ind w:left="3240" w:hanging="360"/>
      </w:pPr>
    </w:lvl>
    <w:lvl w:ilvl="5" w:tplc="D6086936">
      <w:start w:val="1"/>
      <w:numFmt w:val="lowerRoman"/>
      <w:lvlText w:val="%6."/>
      <w:lvlJc w:val="right"/>
      <w:pPr>
        <w:ind w:left="3960" w:hanging="180"/>
      </w:pPr>
    </w:lvl>
    <w:lvl w:ilvl="6" w:tplc="A5C8933E">
      <w:start w:val="1"/>
      <w:numFmt w:val="decimal"/>
      <w:lvlText w:val="%7."/>
      <w:lvlJc w:val="left"/>
      <w:pPr>
        <w:ind w:left="4680" w:hanging="360"/>
      </w:pPr>
    </w:lvl>
    <w:lvl w:ilvl="7" w:tplc="2D66254A">
      <w:start w:val="1"/>
      <w:numFmt w:val="lowerLetter"/>
      <w:lvlText w:val="%8."/>
      <w:lvlJc w:val="left"/>
      <w:pPr>
        <w:ind w:left="5400" w:hanging="360"/>
      </w:pPr>
    </w:lvl>
    <w:lvl w:ilvl="8" w:tplc="F88CDC24">
      <w:start w:val="1"/>
      <w:numFmt w:val="lowerRoman"/>
      <w:lvlText w:val="%9."/>
      <w:lvlJc w:val="right"/>
      <w:pPr>
        <w:ind w:left="6120" w:hanging="180"/>
      </w:pPr>
    </w:lvl>
  </w:abstractNum>
  <w:abstractNum w:abstractNumId="6" w15:restartNumberingAfterBreak="0">
    <w:nsid w:val="6A50780F"/>
    <w:multiLevelType w:val="hybridMultilevel"/>
    <w:tmpl w:val="D660CD86"/>
    <w:lvl w:ilvl="0" w:tplc="404C2AF6">
      <w:start w:val="1"/>
      <w:numFmt w:val="decimal"/>
      <w:lvlText w:val="%1."/>
      <w:lvlJc w:val="left"/>
      <w:pPr>
        <w:ind w:left="720" w:hanging="360"/>
      </w:pPr>
    </w:lvl>
    <w:lvl w:ilvl="1" w:tplc="9856BB62">
      <w:start w:val="1"/>
      <w:numFmt w:val="lowerLetter"/>
      <w:lvlText w:val="%2."/>
      <w:lvlJc w:val="left"/>
      <w:pPr>
        <w:ind w:left="1440" w:hanging="360"/>
      </w:pPr>
    </w:lvl>
    <w:lvl w:ilvl="2" w:tplc="2F7E7870">
      <w:start w:val="1"/>
      <w:numFmt w:val="lowerRoman"/>
      <w:lvlText w:val="%3."/>
      <w:lvlJc w:val="right"/>
      <w:pPr>
        <w:ind w:left="2160" w:hanging="180"/>
      </w:pPr>
    </w:lvl>
    <w:lvl w:ilvl="3" w:tplc="C302AB44">
      <w:start w:val="1"/>
      <w:numFmt w:val="decimal"/>
      <w:lvlText w:val="%4."/>
      <w:lvlJc w:val="left"/>
      <w:pPr>
        <w:ind w:left="2880" w:hanging="360"/>
      </w:pPr>
    </w:lvl>
    <w:lvl w:ilvl="4" w:tplc="CAA484FC">
      <w:start w:val="1"/>
      <w:numFmt w:val="lowerLetter"/>
      <w:lvlText w:val="%5."/>
      <w:lvlJc w:val="left"/>
      <w:pPr>
        <w:ind w:left="3600" w:hanging="360"/>
      </w:pPr>
    </w:lvl>
    <w:lvl w:ilvl="5" w:tplc="2F8ED5F0">
      <w:start w:val="1"/>
      <w:numFmt w:val="lowerRoman"/>
      <w:lvlText w:val="%6."/>
      <w:lvlJc w:val="right"/>
      <w:pPr>
        <w:ind w:left="4320" w:hanging="180"/>
      </w:pPr>
    </w:lvl>
    <w:lvl w:ilvl="6" w:tplc="F2AA0D7E">
      <w:start w:val="1"/>
      <w:numFmt w:val="decimal"/>
      <w:lvlText w:val="%7."/>
      <w:lvlJc w:val="left"/>
      <w:pPr>
        <w:ind w:left="5040" w:hanging="360"/>
      </w:pPr>
    </w:lvl>
    <w:lvl w:ilvl="7" w:tplc="17C41B66">
      <w:start w:val="1"/>
      <w:numFmt w:val="lowerLetter"/>
      <w:lvlText w:val="%8."/>
      <w:lvlJc w:val="left"/>
      <w:pPr>
        <w:ind w:left="5760" w:hanging="360"/>
      </w:pPr>
    </w:lvl>
    <w:lvl w:ilvl="8" w:tplc="71962534">
      <w:start w:val="1"/>
      <w:numFmt w:val="lowerRoman"/>
      <w:lvlText w:val="%9."/>
      <w:lvlJc w:val="right"/>
      <w:pPr>
        <w:ind w:left="6480" w:hanging="180"/>
      </w:pPr>
    </w:lvl>
  </w:abstractNum>
  <w:abstractNum w:abstractNumId="7" w15:restartNumberingAfterBreak="0">
    <w:nsid w:val="6DC21A78"/>
    <w:multiLevelType w:val="hybridMultilevel"/>
    <w:tmpl w:val="96F4A05E"/>
    <w:lvl w:ilvl="0" w:tplc="CC9E8398">
      <w:start w:val="1"/>
      <w:numFmt w:val="bullet"/>
      <w:lvlText w:val=""/>
      <w:lvlJc w:val="left"/>
      <w:pPr>
        <w:ind w:left="720" w:hanging="360"/>
      </w:pPr>
      <w:rPr>
        <w:rFonts w:hint="default" w:ascii="Symbol" w:hAnsi="Symbol"/>
      </w:rPr>
    </w:lvl>
    <w:lvl w:ilvl="1" w:tplc="D69A7A94">
      <w:start w:val="1"/>
      <w:numFmt w:val="bullet"/>
      <w:lvlText w:val="o"/>
      <w:lvlJc w:val="left"/>
      <w:pPr>
        <w:ind w:left="1440" w:hanging="360"/>
      </w:pPr>
      <w:rPr>
        <w:rFonts w:hint="default" w:ascii="Courier New" w:hAnsi="Courier New"/>
      </w:rPr>
    </w:lvl>
    <w:lvl w:ilvl="2" w:tplc="F48C3D6E">
      <w:start w:val="1"/>
      <w:numFmt w:val="bullet"/>
      <w:lvlText w:val=""/>
      <w:lvlJc w:val="left"/>
      <w:pPr>
        <w:ind w:left="2160" w:hanging="360"/>
      </w:pPr>
      <w:rPr>
        <w:rFonts w:hint="default" w:ascii="Wingdings" w:hAnsi="Wingdings"/>
      </w:rPr>
    </w:lvl>
    <w:lvl w:ilvl="3" w:tplc="F616493C">
      <w:start w:val="1"/>
      <w:numFmt w:val="bullet"/>
      <w:lvlText w:val=""/>
      <w:lvlJc w:val="left"/>
      <w:pPr>
        <w:ind w:left="2880" w:hanging="360"/>
      </w:pPr>
      <w:rPr>
        <w:rFonts w:hint="default" w:ascii="Symbol" w:hAnsi="Symbol"/>
      </w:rPr>
    </w:lvl>
    <w:lvl w:ilvl="4" w:tplc="E18A0B0A">
      <w:start w:val="1"/>
      <w:numFmt w:val="bullet"/>
      <w:lvlText w:val="o"/>
      <w:lvlJc w:val="left"/>
      <w:pPr>
        <w:ind w:left="3600" w:hanging="360"/>
      </w:pPr>
      <w:rPr>
        <w:rFonts w:hint="default" w:ascii="Courier New" w:hAnsi="Courier New"/>
      </w:rPr>
    </w:lvl>
    <w:lvl w:ilvl="5" w:tplc="E326AEAA">
      <w:start w:val="1"/>
      <w:numFmt w:val="bullet"/>
      <w:lvlText w:val=""/>
      <w:lvlJc w:val="left"/>
      <w:pPr>
        <w:ind w:left="4320" w:hanging="360"/>
      </w:pPr>
      <w:rPr>
        <w:rFonts w:hint="default" w:ascii="Wingdings" w:hAnsi="Wingdings"/>
      </w:rPr>
    </w:lvl>
    <w:lvl w:ilvl="6" w:tplc="406AA67C">
      <w:start w:val="1"/>
      <w:numFmt w:val="bullet"/>
      <w:lvlText w:val=""/>
      <w:lvlJc w:val="left"/>
      <w:pPr>
        <w:ind w:left="5040" w:hanging="360"/>
      </w:pPr>
      <w:rPr>
        <w:rFonts w:hint="default" w:ascii="Symbol" w:hAnsi="Symbol"/>
      </w:rPr>
    </w:lvl>
    <w:lvl w:ilvl="7" w:tplc="5A4C9C54">
      <w:start w:val="1"/>
      <w:numFmt w:val="bullet"/>
      <w:lvlText w:val="o"/>
      <w:lvlJc w:val="left"/>
      <w:pPr>
        <w:ind w:left="5760" w:hanging="360"/>
      </w:pPr>
      <w:rPr>
        <w:rFonts w:hint="default" w:ascii="Courier New" w:hAnsi="Courier New"/>
      </w:rPr>
    </w:lvl>
    <w:lvl w:ilvl="8" w:tplc="E9B6B2D2">
      <w:start w:val="1"/>
      <w:numFmt w:val="bullet"/>
      <w:lvlText w:val=""/>
      <w:lvlJc w:val="left"/>
      <w:pPr>
        <w:ind w:left="6480" w:hanging="360"/>
      </w:pPr>
      <w:rPr>
        <w:rFonts w:hint="default" w:ascii="Wingdings" w:hAnsi="Wingdings"/>
      </w:rPr>
    </w:lvl>
  </w:abstractNum>
  <w:abstractNum w:abstractNumId="8" w15:restartNumberingAfterBreak="0">
    <w:nsid w:val="70B24CDA"/>
    <w:multiLevelType w:val="hybridMultilevel"/>
    <w:tmpl w:val="23FCF7F4"/>
    <w:lvl w:ilvl="0" w:tplc="103C2A1E">
      <w:start w:val="1"/>
      <w:numFmt w:val="decimal"/>
      <w:lvlText w:val="%1."/>
      <w:lvlJc w:val="left"/>
      <w:pPr>
        <w:ind w:left="360" w:hanging="360"/>
      </w:pPr>
    </w:lvl>
    <w:lvl w:ilvl="1" w:tplc="064E4A18">
      <w:start w:val="1"/>
      <w:numFmt w:val="bullet"/>
      <w:lvlText w:val=""/>
      <w:lvlJc w:val="left"/>
      <w:pPr>
        <w:ind w:left="1080" w:hanging="360"/>
      </w:pPr>
      <w:rPr>
        <w:rFonts w:hint="default" w:ascii="Symbol" w:hAnsi="Symbol"/>
      </w:rPr>
    </w:lvl>
    <w:lvl w:ilvl="2" w:tplc="EEA4CC8C">
      <w:start w:val="1"/>
      <w:numFmt w:val="lowerRoman"/>
      <w:lvlText w:val="%3."/>
      <w:lvlJc w:val="right"/>
      <w:pPr>
        <w:ind w:left="1800" w:hanging="180"/>
      </w:pPr>
    </w:lvl>
    <w:lvl w:ilvl="3" w:tplc="A1F262CE">
      <w:start w:val="1"/>
      <w:numFmt w:val="decimal"/>
      <w:lvlText w:val="%4."/>
      <w:lvlJc w:val="left"/>
      <w:pPr>
        <w:ind w:left="2520" w:hanging="360"/>
      </w:pPr>
    </w:lvl>
    <w:lvl w:ilvl="4" w:tplc="ED26632C">
      <w:start w:val="1"/>
      <w:numFmt w:val="lowerLetter"/>
      <w:lvlText w:val="%5."/>
      <w:lvlJc w:val="left"/>
      <w:pPr>
        <w:ind w:left="3240" w:hanging="360"/>
      </w:pPr>
    </w:lvl>
    <w:lvl w:ilvl="5" w:tplc="15C217EA">
      <w:start w:val="1"/>
      <w:numFmt w:val="lowerRoman"/>
      <w:lvlText w:val="%6."/>
      <w:lvlJc w:val="right"/>
      <w:pPr>
        <w:ind w:left="3960" w:hanging="180"/>
      </w:pPr>
    </w:lvl>
    <w:lvl w:ilvl="6" w:tplc="C414BD66">
      <w:start w:val="1"/>
      <w:numFmt w:val="decimal"/>
      <w:lvlText w:val="%7."/>
      <w:lvlJc w:val="left"/>
      <w:pPr>
        <w:ind w:left="4680" w:hanging="360"/>
      </w:pPr>
    </w:lvl>
    <w:lvl w:ilvl="7" w:tplc="8F52DB54">
      <w:start w:val="1"/>
      <w:numFmt w:val="lowerLetter"/>
      <w:lvlText w:val="%8."/>
      <w:lvlJc w:val="left"/>
      <w:pPr>
        <w:ind w:left="5400" w:hanging="360"/>
      </w:pPr>
    </w:lvl>
    <w:lvl w:ilvl="8" w:tplc="CE52CCF4">
      <w:start w:val="1"/>
      <w:numFmt w:val="lowerRoman"/>
      <w:lvlText w:val="%9."/>
      <w:lvlJc w:val="right"/>
      <w:pPr>
        <w:ind w:left="6120" w:hanging="180"/>
      </w:pPr>
    </w:lvl>
  </w:abstractNum>
  <w:abstractNum w:abstractNumId="9" w15:restartNumberingAfterBreak="0">
    <w:nsid w:val="721AEA2A"/>
    <w:multiLevelType w:val="hybridMultilevel"/>
    <w:tmpl w:val="F536B494"/>
    <w:lvl w:ilvl="0" w:tplc="FEB4E6DC">
      <w:start w:val="1"/>
      <w:numFmt w:val="decimal"/>
      <w:lvlText w:val="%1."/>
      <w:lvlJc w:val="left"/>
      <w:pPr>
        <w:ind w:left="360" w:hanging="360"/>
      </w:pPr>
    </w:lvl>
    <w:lvl w:ilvl="1" w:tplc="46383F0A">
      <w:start w:val="1"/>
      <w:numFmt w:val="bullet"/>
      <w:lvlText w:val=""/>
      <w:lvlJc w:val="left"/>
      <w:pPr>
        <w:ind w:left="1080" w:hanging="360"/>
      </w:pPr>
      <w:rPr>
        <w:rFonts w:hint="default" w:ascii="Symbol" w:hAnsi="Symbol"/>
      </w:rPr>
    </w:lvl>
    <w:lvl w:ilvl="2" w:tplc="AC34E9E4">
      <w:start w:val="1"/>
      <w:numFmt w:val="lowerRoman"/>
      <w:lvlText w:val="%3."/>
      <w:lvlJc w:val="right"/>
      <w:pPr>
        <w:ind w:left="1800" w:hanging="180"/>
      </w:pPr>
    </w:lvl>
    <w:lvl w:ilvl="3" w:tplc="5AE8104E">
      <w:start w:val="1"/>
      <w:numFmt w:val="decimal"/>
      <w:lvlText w:val="%4."/>
      <w:lvlJc w:val="left"/>
      <w:pPr>
        <w:ind w:left="2520" w:hanging="360"/>
      </w:pPr>
    </w:lvl>
    <w:lvl w:ilvl="4" w:tplc="E39EB024">
      <w:start w:val="1"/>
      <w:numFmt w:val="lowerLetter"/>
      <w:lvlText w:val="%5."/>
      <w:lvlJc w:val="left"/>
      <w:pPr>
        <w:ind w:left="3240" w:hanging="360"/>
      </w:pPr>
    </w:lvl>
    <w:lvl w:ilvl="5" w:tplc="CEB6C402">
      <w:start w:val="1"/>
      <w:numFmt w:val="lowerRoman"/>
      <w:lvlText w:val="%6."/>
      <w:lvlJc w:val="right"/>
      <w:pPr>
        <w:ind w:left="3960" w:hanging="180"/>
      </w:pPr>
    </w:lvl>
    <w:lvl w:ilvl="6" w:tplc="F42A7104">
      <w:start w:val="1"/>
      <w:numFmt w:val="decimal"/>
      <w:lvlText w:val="%7."/>
      <w:lvlJc w:val="left"/>
      <w:pPr>
        <w:ind w:left="4680" w:hanging="360"/>
      </w:pPr>
    </w:lvl>
    <w:lvl w:ilvl="7" w:tplc="329AAEA8">
      <w:start w:val="1"/>
      <w:numFmt w:val="lowerLetter"/>
      <w:lvlText w:val="%8."/>
      <w:lvlJc w:val="left"/>
      <w:pPr>
        <w:ind w:left="5400" w:hanging="360"/>
      </w:pPr>
    </w:lvl>
    <w:lvl w:ilvl="8" w:tplc="1A2A1374">
      <w:start w:val="1"/>
      <w:numFmt w:val="lowerRoman"/>
      <w:lvlText w:val="%9."/>
      <w:lvlJc w:val="right"/>
      <w:pPr>
        <w:ind w:left="6120" w:hanging="180"/>
      </w:pPr>
    </w:lvl>
  </w:abstractNum>
  <w:num w:numId="1" w16cid:durableId="568616897">
    <w:abstractNumId w:val="1"/>
  </w:num>
  <w:num w:numId="2" w16cid:durableId="564294341">
    <w:abstractNumId w:val="9"/>
  </w:num>
  <w:num w:numId="3" w16cid:durableId="24646595">
    <w:abstractNumId w:val="5"/>
  </w:num>
  <w:num w:numId="4" w16cid:durableId="439833907">
    <w:abstractNumId w:val="8"/>
  </w:num>
  <w:num w:numId="5" w16cid:durableId="1203861963">
    <w:abstractNumId w:val="7"/>
  </w:num>
  <w:num w:numId="6" w16cid:durableId="1961647672">
    <w:abstractNumId w:val="3"/>
  </w:num>
  <w:num w:numId="7" w16cid:durableId="380787983">
    <w:abstractNumId w:val="2"/>
  </w:num>
  <w:num w:numId="8" w16cid:durableId="384450334">
    <w:abstractNumId w:val="0"/>
  </w:num>
  <w:num w:numId="9" w16cid:durableId="59646188">
    <w:abstractNumId w:val="6"/>
  </w:num>
  <w:num w:numId="10" w16cid:durableId="81595137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zarro Blanco, José">
    <w15:presenceInfo w15:providerId="AD" w15:userId="S::jose.pizarro-blanco@bam.de::ac02a0f3-efdb-46ed-93e6-0d1ca6dcda83"/>
  </w15:person>
  <w15:person w15:author="Müller, Simon">
    <w15:presenceInfo w15:providerId="AD" w15:userId="S::simon.mueller@bam.de::8fb34690-d637-4ed1-a79f-7ad418317d81"/>
  </w15:person>
  <w15:person w15:author="Madariaga, Carlos">
    <w15:presenceInfo w15:providerId="AD" w15:userId="S::carlos.madariaga@bam.de::81146ab0-8960-4e85-9463-e625a483781f"/>
  </w15:person>
  <w15:person w15:author="Breßler, Ingo">
    <w15:presenceInfo w15:providerId="AD" w15:userId="S::ingo.bressler@bam.de::c3f68804-4343-4578-8133-321854356a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6D1674"/>
    <w:rsid w:val="00006319"/>
    <w:rsid w:val="00031CB5"/>
    <w:rsid w:val="00073445"/>
    <w:rsid w:val="00084A83"/>
    <w:rsid w:val="000B0A5B"/>
    <w:rsid w:val="000C2CD1"/>
    <w:rsid w:val="000D6339"/>
    <w:rsid w:val="00166F5B"/>
    <w:rsid w:val="001922A9"/>
    <w:rsid w:val="001B307F"/>
    <w:rsid w:val="001B573A"/>
    <w:rsid w:val="001C746C"/>
    <w:rsid w:val="001D45B0"/>
    <w:rsid w:val="00250F9D"/>
    <w:rsid w:val="002617F4"/>
    <w:rsid w:val="00263C14"/>
    <w:rsid w:val="00270A64"/>
    <w:rsid w:val="002920B0"/>
    <w:rsid w:val="0029669A"/>
    <w:rsid w:val="002A2C00"/>
    <w:rsid w:val="002A4E9C"/>
    <w:rsid w:val="002E1AF5"/>
    <w:rsid w:val="00322ABA"/>
    <w:rsid w:val="00322F3F"/>
    <w:rsid w:val="003A2B12"/>
    <w:rsid w:val="003C6854"/>
    <w:rsid w:val="00416CB4"/>
    <w:rsid w:val="00436541"/>
    <w:rsid w:val="0044463D"/>
    <w:rsid w:val="004C0692"/>
    <w:rsid w:val="004C15D9"/>
    <w:rsid w:val="004F7ECE"/>
    <w:rsid w:val="005120A4"/>
    <w:rsid w:val="00554ABF"/>
    <w:rsid w:val="00567160"/>
    <w:rsid w:val="00592FAE"/>
    <w:rsid w:val="005B14AF"/>
    <w:rsid w:val="005C403F"/>
    <w:rsid w:val="005C7034"/>
    <w:rsid w:val="00607198"/>
    <w:rsid w:val="006255F1"/>
    <w:rsid w:val="006465E3"/>
    <w:rsid w:val="006861BC"/>
    <w:rsid w:val="006A05BE"/>
    <w:rsid w:val="006A76B0"/>
    <w:rsid w:val="006A7E7B"/>
    <w:rsid w:val="006B36F6"/>
    <w:rsid w:val="006C3288"/>
    <w:rsid w:val="006D1674"/>
    <w:rsid w:val="006E78DE"/>
    <w:rsid w:val="007235EF"/>
    <w:rsid w:val="0075069C"/>
    <w:rsid w:val="00751801"/>
    <w:rsid w:val="007C07C4"/>
    <w:rsid w:val="007C3C79"/>
    <w:rsid w:val="00804450"/>
    <w:rsid w:val="00862750"/>
    <w:rsid w:val="008B0AD8"/>
    <w:rsid w:val="008B47BB"/>
    <w:rsid w:val="008C0696"/>
    <w:rsid w:val="008F1FC8"/>
    <w:rsid w:val="00902D35"/>
    <w:rsid w:val="00906323"/>
    <w:rsid w:val="009076B9"/>
    <w:rsid w:val="009351A7"/>
    <w:rsid w:val="009611EF"/>
    <w:rsid w:val="009C0007"/>
    <w:rsid w:val="00A33CDC"/>
    <w:rsid w:val="00A6409F"/>
    <w:rsid w:val="00A72D0C"/>
    <w:rsid w:val="00A9334F"/>
    <w:rsid w:val="00A9477C"/>
    <w:rsid w:val="00AB2A29"/>
    <w:rsid w:val="00AC2739"/>
    <w:rsid w:val="00AC672E"/>
    <w:rsid w:val="00AF5044"/>
    <w:rsid w:val="00B03A30"/>
    <w:rsid w:val="00B433F8"/>
    <w:rsid w:val="00BC0563"/>
    <w:rsid w:val="00BF0C6F"/>
    <w:rsid w:val="00BF2898"/>
    <w:rsid w:val="00C03DA4"/>
    <w:rsid w:val="00C17CC2"/>
    <w:rsid w:val="00C5320C"/>
    <w:rsid w:val="00C670F8"/>
    <w:rsid w:val="00C72F59"/>
    <w:rsid w:val="00C93080"/>
    <w:rsid w:val="00CC75A8"/>
    <w:rsid w:val="00CD450E"/>
    <w:rsid w:val="00CE0A34"/>
    <w:rsid w:val="00CE7DCA"/>
    <w:rsid w:val="00D12F7E"/>
    <w:rsid w:val="00D1503B"/>
    <w:rsid w:val="00D329B9"/>
    <w:rsid w:val="00D34E37"/>
    <w:rsid w:val="00D7101F"/>
    <w:rsid w:val="00D76BA3"/>
    <w:rsid w:val="00D9493B"/>
    <w:rsid w:val="00DB21FF"/>
    <w:rsid w:val="00E369A5"/>
    <w:rsid w:val="00EC0B55"/>
    <w:rsid w:val="00EC3648"/>
    <w:rsid w:val="00F30DE1"/>
    <w:rsid w:val="00FB06E8"/>
    <w:rsid w:val="00FB3A2F"/>
    <w:rsid w:val="00FD6D5D"/>
    <w:rsid w:val="01754117"/>
    <w:rsid w:val="01834154"/>
    <w:rsid w:val="01994D49"/>
    <w:rsid w:val="01A34487"/>
    <w:rsid w:val="01D6CC27"/>
    <w:rsid w:val="01F8BF2E"/>
    <w:rsid w:val="02191361"/>
    <w:rsid w:val="02371B07"/>
    <w:rsid w:val="02674559"/>
    <w:rsid w:val="0289E8D9"/>
    <w:rsid w:val="02AA1366"/>
    <w:rsid w:val="02D00824"/>
    <w:rsid w:val="02D20991"/>
    <w:rsid w:val="02D453F8"/>
    <w:rsid w:val="03247225"/>
    <w:rsid w:val="03931807"/>
    <w:rsid w:val="04014B76"/>
    <w:rsid w:val="041FD505"/>
    <w:rsid w:val="04B7ECD3"/>
    <w:rsid w:val="04C2E20E"/>
    <w:rsid w:val="04DFB5B7"/>
    <w:rsid w:val="04F14B4C"/>
    <w:rsid w:val="05145377"/>
    <w:rsid w:val="057A3911"/>
    <w:rsid w:val="059565AA"/>
    <w:rsid w:val="059D1FE8"/>
    <w:rsid w:val="05E314EF"/>
    <w:rsid w:val="06061ECB"/>
    <w:rsid w:val="06200064"/>
    <w:rsid w:val="0631ED61"/>
    <w:rsid w:val="06844BA6"/>
    <w:rsid w:val="06BD6594"/>
    <w:rsid w:val="06C93B9B"/>
    <w:rsid w:val="070223AA"/>
    <w:rsid w:val="070C4BBF"/>
    <w:rsid w:val="07873AE0"/>
    <w:rsid w:val="07B5F5E9"/>
    <w:rsid w:val="080C6606"/>
    <w:rsid w:val="081E5193"/>
    <w:rsid w:val="08546C0E"/>
    <w:rsid w:val="086501DF"/>
    <w:rsid w:val="0875DC10"/>
    <w:rsid w:val="099DD366"/>
    <w:rsid w:val="0A916A57"/>
    <w:rsid w:val="0AC4C7D7"/>
    <w:rsid w:val="0ACBDCF7"/>
    <w:rsid w:val="0B0557D5"/>
    <w:rsid w:val="0B4A1757"/>
    <w:rsid w:val="0B58F90C"/>
    <w:rsid w:val="0BE8A700"/>
    <w:rsid w:val="0BF4C859"/>
    <w:rsid w:val="0C00EDED"/>
    <w:rsid w:val="0C399485"/>
    <w:rsid w:val="0C6633DA"/>
    <w:rsid w:val="0CAEA3AB"/>
    <w:rsid w:val="0CC8AB03"/>
    <w:rsid w:val="0CE00CF0"/>
    <w:rsid w:val="0CE822F3"/>
    <w:rsid w:val="0D4DE39C"/>
    <w:rsid w:val="0D9C1BAA"/>
    <w:rsid w:val="0E02F800"/>
    <w:rsid w:val="0E28908D"/>
    <w:rsid w:val="0E3A5F9D"/>
    <w:rsid w:val="0EA873E4"/>
    <w:rsid w:val="0EE405FE"/>
    <w:rsid w:val="0F7C9D40"/>
    <w:rsid w:val="0F913C88"/>
    <w:rsid w:val="0FA9088D"/>
    <w:rsid w:val="0FB2E2F1"/>
    <w:rsid w:val="0FD156DF"/>
    <w:rsid w:val="0FF0EBAA"/>
    <w:rsid w:val="1015AE40"/>
    <w:rsid w:val="1046896A"/>
    <w:rsid w:val="10779274"/>
    <w:rsid w:val="10B80B7D"/>
    <w:rsid w:val="10C3C6B1"/>
    <w:rsid w:val="110041AF"/>
    <w:rsid w:val="116CD7EF"/>
    <w:rsid w:val="117FD12C"/>
    <w:rsid w:val="11B461EB"/>
    <w:rsid w:val="12276B92"/>
    <w:rsid w:val="12280824"/>
    <w:rsid w:val="127DE328"/>
    <w:rsid w:val="12E1C3EB"/>
    <w:rsid w:val="12F481F3"/>
    <w:rsid w:val="12FAFADE"/>
    <w:rsid w:val="13C22236"/>
    <w:rsid w:val="1408BC87"/>
    <w:rsid w:val="14306E8C"/>
    <w:rsid w:val="144CB348"/>
    <w:rsid w:val="14CCDC51"/>
    <w:rsid w:val="14F790B0"/>
    <w:rsid w:val="15241950"/>
    <w:rsid w:val="16691D43"/>
    <w:rsid w:val="166E02DB"/>
    <w:rsid w:val="16B4E48D"/>
    <w:rsid w:val="1770442B"/>
    <w:rsid w:val="1787DDF7"/>
    <w:rsid w:val="17C3EEBE"/>
    <w:rsid w:val="1835B21D"/>
    <w:rsid w:val="18644EC5"/>
    <w:rsid w:val="1867ADD7"/>
    <w:rsid w:val="18A4E21C"/>
    <w:rsid w:val="18C5D89C"/>
    <w:rsid w:val="18DC6C61"/>
    <w:rsid w:val="18E96E99"/>
    <w:rsid w:val="19013511"/>
    <w:rsid w:val="1959D9B3"/>
    <w:rsid w:val="1960DA72"/>
    <w:rsid w:val="197AD8B3"/>
    <w:rsid w:val="19F978D1"/>
    <w:rsid w:val="1A000D36"/>
    <w:rsid w:val="1A75A78E"/>
    <w:rsid w:val="1AA19DD2"/>
    <w:rsid w:val="1B0779CF"/>
    <w:rsid w:val="1B2FF14B"/>
    <w:rsid w:val="1B5ACD13"/>
    <w:rsid w:val="1B7792A1"/>
    <w:rsid w:val="1B91063B"/>
    <w:rsid w:val="1B9B3620"/>
    <w:rsid w:val="1B9F8C70"/>
    <w:rsid w:val="1BCBB340"/>
    <w:rsid w:val="1BE7954C"/>
    <w:rsid w:val="1BEB23F4"/>
    <w:rsid w:val="1C078F10"/>
    <w:rsid w:val="1C6AE003"/>
    <w:rsid w:val="1D19F324"/>
    <w:rsid w:val="1D36DE21"/>
    <w:rsid w:val="1DED1CD9"/>
    <w:rsid w:val="1E24BE70"/>
    <w:rsid w:val="1E3DA6F4"/>
    <w:rsid w:val="1E64D756"/>
    <w:rsid w:val="1E68E2F0"/>
    <w:rsid w:val="1E802D3F"/>
    <w:rsid w:val="1E8C6838"/>
    <w:rsid w:val="1E907230"/>
    <w:rsid w:val="1ECCD2CB"/>
    <w:rsid w:val="1ED68733"/>
    <w:rsid w:val="1ED791DA"/>
    <w:rsid w:val="1F0E258F"/>
    <w:rsid w:val="1F91E1FB"/>
    <w:rsid w:val="1FFE7166"/>
    <w:rsid w:val="20765390"/>
    <w:rsid w:val="207740AC"/>
    <w:rsid w:val="2082EEEB"/>
    <w:rsid w:val="20A09B66"/>
    <w:rsid w:val="20DF3366"/>
    <w:rsid w:val="20F1A5AF"/>
    <w:rsid w:val="20FD715E"/>
    <w:rsid w:val="210A5195"/>
    <w:rsid w:val="211E7325"/>
    <w:rsid w:val="212FFC30"/>
    <w:rsid w:val="2182B072"/>
    <w:rsid w:val="219B80A4"/>
    <w:rsid w:val="219C23A8"/>
    <w:rsid w:val="21CE594C"/>
    <w:rsid w:val="22113D68"/>
    <w:rsid w:val="223339B6"/>
    <w:rsid w:val="22C55B1E"/>
    <w:rsid w:val="23116AF4"/>
    <w:rsid w:val="233B6953"/>
    <w:rsid w:val="2389EB09"/>
    <w:rsid w:val="23A700B7"/>
    <w:rsid w:val="23C4B046"/>
    <w:rsid w:val="23E18007"/>
    <w:rsid w:val="23EC64DD"/>
    <w:rsid w:val="23EE8AEB"/>
    <w:rsid w:val="246537C1"/>
    <w:rsid w:val="2494964B"/>
    <w:rsid w:val="24A84280"/>
    <w:rsid w:val="24D71CFC"/>
    <w:rsid w:val="250E542C"/>
    <w:rsid w:val="253452C9"/>
    <w:rsid w:val="25F1C943"/>
    <w:rsid w:val="264FD98F"/>
    <w:rsid w:val="268FC4BC"/>
    <w:rsid w:val="27647880"/>
    <w:rsid w:val="280B6D14"/>
    <w:rsid w:val="280FAC3E"/>
    <w:rsid w:val="283B1A98"/>
    <w:rsid w:val="28758352"/>
    <w:rsid w:val="28AE7F5E"/>
    <w:rsid w:val="28BCB542"/>
    <w:rsid w:val="28C6790D"/>
    <w:rsid w:val="28D2647A"/>
    <w:rsid w:val="28F2C254"/>
    <w:rsid w:val="291350FF"/>
    <w:rsid w:val="295EBB9D"/>
    <w:rsid w:val="29C33F89"/>
    <w:rsid w:val="29E913B9"/>
    <w:rsid w:val="2A164A19"/>
    <w:rsid w:val="2A857189"/>
    <w:rsid w:val="2A8D0084"/>
    <w:rsid w:val="2AABD781"/>
    <w:rsid w:val="2AECC41A"/>
    <w:rsid w:val="2B2724A1"/>
    <w:rsid w:val="2B82D5C8"/>
    <w:rsid w:val="2B8CB3F4"/>
    <w:rsid w:val="2B921C61"/>
    <w:rsid w:val="2BF3A454"/>
    <w:rsid w:val="2BF862E4"/>
    <w:rsid w:val="2C012306"/>
    <w:rsid w:val="2C422066"/>
    <w:rsid w:val="2C593424"/>
    <w:rsid w:val="2C797F62"/>
    <w:rsid w:val="2CDC62C5"/>
    <w:rsid w:val="2CE9DAE3"/>
    <w:rsid w:val="2CF199FF"/>
    <w:rsid w:val="2CFBF714"/>
    <w:rsid w:val="2D20B527"/>
    <w:rsid w:val="2D278D53"/>
    <w:rsid w:val="2D3037E3"/>
    <w:rsid w:val="2D5C6686"/>
    <w:rsid w:val="2D6D2ACB"/>
    <w:rsid w:val="2D90BC2F"/>
    <w:rsid w:val="2D9F28DA"/>
    <w:rsid w:val="2DB11E4D"/>
    <w:rsid w:val="2E2E49B1"/>
    <w:rsid w:val="2E4899A1"/>
    <w:rsid w:val="2E4DCDDF"/>
    <w:rsid w:val="2E54CF73"/>
    <w:rsid w:val="2E5510C2"/>
    <w:rsid w:val="2E921F8A"/>
    <w:rsid w:val="2EE239BC"/>
    <w:rsid w:val="2EFAF47B"/>
    <w:rsid w:val="2F024AFC"/>
    <w:rsid w:val="2F094FF2"/>
    <w:rsid w:val="2F6047CC"/>
    <w:rsid w:val="2F609562"/>
    <w:rsid w:val="2F685918"/>
    <w:rsid w:val="2F749E0A"/>
    <w:rsid w:val="2FB48542"/>
    <w:rsid w:val="300AAD5C"/>
    <w:rsid w:val="3070A730"/>
    <w:rsid w:val="308695EF"/>
    <w:rsid w:val="30A2F0C1"/>
    <w:rsid w:val="30F93B1A"/>
    <w:rsid w:val="31186587"/>
    <w:rsid w:val="311A633B"/>
    <w:rsid w:val="31620D41"/>
    <w:rsid w:val="31A89E69"/>
    <w:rsid w:val="31C1F98A"/>
    <w:rsid w:val="31E41FD8"/>
    <w:rsid w:val="31EF69B1"/>
    <w:rsid w:val="320DE0D2"/>
    <w:rsid w:val="32492E46"/>
    <w:rsid w:val="32819CD0"/>
    <w:rsid w:val="32A3E718"/>
    <w:rsid w:val="32B98DD6"/>
    <w:rsid w:val="32EE6094"/>
    <w:rsid w:val="3303A11D"/>
    <w:rsid w:val="33286EDC"/>
    <w:rsid w:val="333619EA"/>
    <w:rsid w:val="335643FD"/>
    <w:rsid w:val="337A6CBA"/>
    <w:rsid w:val="33934B53"/>
    <w:rsid w:val="33F0C292"/>
    <w:rsid w:val="341B9B73"/>
    <w:rsid w:val="352C3306"/>
    <w:rsid w:val="3547A4FE"/>
    <w:rsid w:val="357613D4"/>
    <w:rsid w:val="35A25D55"/>
    <w:rsid w:val="35BA8A38"/>
    <w:rsid w:val="36004A90"/>
    <w:rsid w:val="36418EBD"/>
    <w:rsid w:val="36BAE3E2"/>
    <w:rsid w:val="372B64F7"/>
    <w:rsid w:val="375809C0"/>
    <w:rsid w:val="3765BE18"/>
    <w:rsid w:val="378F4B39"/>
    <w:rsid w:val="38034634"/>
    <w:rsid w:val="3845B37F"/>
    <w:rsid w:val="385A7DA3"/>
    <w:rsid w:val="38772BC7"/>
    <w:rsid w:val="387DEE57"/>
    <w:rsid w:val="388F3570"/>
    <w:rsid w:val="3894BF9D"/>
    <w:rsid w:val="38990B2B"/>
    <w:rsid w:val="393DB41B"/>
    <w:rsid w:val="394F36A8"/>
    <w:rsid w:val="39A3A973"/>
    <w:rsid w:val="39A94B89"/>
    <w:rsid w:val="3A0265BF"/>
    <w:rsid w:val="3A04842E"/>
    <w:rsid w:val="3A354AC1"/>
    <w:rsid w:val="3A5E4A00"/>
    <w:rsid w:val="3A91C552"/>
    <w:rsid w:val="3AC0D1DE"/>
    <w:rsid w:val="3BA3E26F"/>
    <w:rsid w:val="3BC8E185"/>
    <w:rsid w:val="3C37E565"/>
    <w:rsid w:val="3C3D1151"/>
    <w:rsid w:val="3C623809"/>
    <w:rsid w:val="3C674879"/>
    <w:rsid w:val="3C6AE5D9"/>
    <w:rsid w:val="3C995A1E"/>
    <w:rsid w:val="3CA8876A"/>
    <w:rsid w:val="3CC2C1AC"/>
    <w:rsid w:val="3CD78947"/>
    <w:rsid w:val="3D02D36A"/>
    <w:rsid w:val="3D0710F4"/>
    <w:rsid w:val="3D3A4272"/>
    <w:rsid w:val="3D3C82FB"/>
    <w:rsid w:val="3DDD71BC"/>
    <w:rsid w:val="3E097455"/>
    <w:rsid w:val="3E25DD3A"/>
    <w:rsid w:val="3E49CF69"/>
    <w:rsid w:val="3E828DA5"/>
    <w:rsid w:val="3E99A069"/>
    <w:rsid w:val="3ED92C05"/>
    <w:rsid w:val="3EDB5215"/>
    <w:rsid w:val="3EF801FE"/>
    <w:rsid w:val="3EFB8FF0"/>
    <w:rsid w:val="3EFCCECA"/>
    <w:rsid w:val="3FA29219"/>
    <w:rsid w:val="3FC6D9F2"/>
    <w:rsid w:val="3FD2EA4F"/>
    <w:rsid w:val="3FD98F8A"/>
    <w:rsid w:val="400E8D0C"/>
    <w:rsid w:val="406C715D"/>
    <w:rsid w:val="40CC3D62"/>
    <w:rsid w:val="40EDAA46"/>
    <w:rsid w:val="40EFFA7A"/>
    <w:rsid w:val="42111842"/>
    <w:rsid w:val="42F03ACD"/>
    <w:rsid w:val="43024EF7"/>
    <w:rsid w:val="43188A11"/>
    <w:rsid w:val="4346539F"/>
    <w:rsid w:val="43641C20"/>
    <w:rsid w:val="43DB4192"/>
    <w:rsid w:val="43E7F6B2"/>
    <w:rsid w:val="4405330B"/>
    <w:rsid w:val="446A031F"/>
    <w:rsid w:val="4546CE9F"/>
    <w:rsid w:val="455DDFAA"/>
    <w:rsid w:val="457B65FA"/>
    <w:rsid w:val="4627B6AE"/>
    <w:rsid w:val="465C83F4"/>
    <w:rsid w:val="46912771"/>
    <w:rsid w:val="4739DDD1"/>
    <w:rsid w:val="48035B32"/>
    <w:rsid w:val="486373FA"/>
    <w:rsid w:val="488AF8CF"/>
    <w:rsid w:val="48E87C17"/>
    <w:rsid w:val="4909F7E2"/>
    <w:rsid w:val="4929789C"/>
    <w:rsid w:val="498E6D35"/>
    <w:rsid w:val="4990AEB6"/>
    <w:rsid w:val="49CC41E4"/>
    <w:rsid w:val="4A14DC7B"/>
    <w:rsid w:val="4A32BD27"/>
    <w:rsid w:val="4A78C304"/>
    <w:rsid w:val="4B34FCD1"/>
    <w:rsid w:val="4B357937"/>
    <w:rsid w:val="4B548B26"/>
    <w:rsid w:val="4C2B90FA"/>
    <w:rsid w:val="4C57AF01"/>
    <w:rsid w:val="4C757F40"/>
    <w:rsid w:val="4C7C542C"/>
    <w:rsid w:val="4C9F3AAF"/>
    <w:rsid w:val="4CCDDA52"/>
    <w:rsid w:val="4CD47CAB"/>
    <w:rsid w:val="4D6F4122"/>
    <w:rsid w:val="4DCF4129"/>
    <w:rsid w:val="4E1F68EA"/>
    <w:rsid w:val="4E3E5459"/>
    <w:rsid w:val="4E7EEFF1"/>
    <w:rsid w:val="4E95047A"/>
    <w:rsid w:val="4E99AF10"/>
    <w:rsid w:val="4EA64F3D"/>
    <w:rsid w:val="4EA69544"/>
    <w:rsid w:val="4F0DBE3F"/>
    <w:rsid w:val="4F736B1E"/>
    <w:rsid w:val="4F8FADEF"/>
    <w:rsid w:val="4FBF0F17"/>
    <w:rsid w:val="4FDCA562"/>
    <w:rsid w:val="4FF9431C"/>
    <w:rsid w:val="50120CEA"/>
    <w:rsid w:val="5014B32D"/>
    <w:rsid w:val="50AD21AF"/>
    <w:rsid w:val="50C6A36E"/>
    <w:rsid w:val="510C6182"/>
    <w:rsid w:val="51467795"/>
    <w:rsid w:val="515B4330"/>
    <w:rsid w:val="51D3F6A3"/>
    <w:rsid w:val="521098DB"/>
    <w:rsid w:val="52CE8887"/>
    <w:rsid w:val="52FD07FA"/>
    <w:rsid w:val="533A4AAA"/>
    <w:rsid w:val="53AC80E7"/>
    <w:rsid w:val="53DC5F66"/>
    <w:rsid w:val="53E1A6A5"/>
    <w:rsid w:val="53FA9CBD"/>
    <w:rsid w:val="544FDF0F"/>
    <w:rsid w:val="54F26212"/>
    <w:rsid w:val="559E0600"/>
    <w:rsid w:val="55A20B00"/>
    <w:rsid w:val="55B0416D"/>
    <w:rsid w:val="55D2C8A8"/>
    <w:rsid w:val="55DB6853"/>
    <w:rsid w:val="55DF98C1"/>
    <w:rsid w:val="55ECE75C"/>
    <w:rsid w:val="55EF779D"/>
    <w:rsid w:val="55FF0CF5"/>
    <w:rsid w:val="560A1728"/>
    <w:rsid w:val="560C184E"/>
    <w:rsid w:val="5639EF05"/>
    <w:rsid w:val="574896B1"/>
    <w:rsid w:val="57B1C35C"/>
    <w:rsid w:val="57B4BF98"/>
    <w:rsid w:val="57CB8245"/>
    <w:rsid w:val="580305E0"/>
    <w:rsid w:val="581CD23F"/>
    <w:rsid w:val="5848345D"/>
    <w:rsid w:val="5853A862"/>
    <w:rsid w:val="5854C03C"/>
    <w:rsid w:val="5856DFC2"/>
    <w:rsid w:val="58ADD86A"/>
    <w:rsid w:val="58C96321"/>
    <w:rsid w:val="58DCA745"/>
    <w:rsid w:val="58E4D454"/>
    <w:rsid w:val="5920921E"/>
    <w:rsid w:val="5ABE886F"/>
    <w:rsid w:val="5ABE9FB8"/>
    <w:rsid w:val="5B1D29E6"/>
    <w:rsid w:val="5B2C3247"/>
    <w:rsid w:val="5B750738"/>
    <w:rsid w:val="5C1285E0"/>
    <w:rsid w:val="5C4675B3"/>
    <w:rsid w:val="5C562598"/>
    <w:rsid w:val="5C670AE6"/>
    <w:rsid w:val="5C67EFB9"/>
    <w:rsid w:val="5CF2EA2A"/>
    <w:rsid w:val="5CFBFA97"/>
    <w:rsid w:val="5D028188"/>
    <w:rsid w:val="5D1C8E56"/>
    <w:rsid w:val="5DB28916"/>
    <w:rsid w:val="5DE1DC76"/>
    <w:rsid w:val="5E59BD90"/>
    <w:rsid w:val="5E8A7DB2"/>
    <w:rsid w:val="5EB026B2"/>
    <w:rsid w:val="5ED10019"/>
    <w:rsid w:val="5ED269DB"/>
    <w:rsid w:val="5EDF3C07"/>
    <w:rsid w:val="5F3D60F3"/>
    <w:rsid w:val="5F46EC6E"/>
    <w:rsid w:val="5F5003D5"/>
    <w:rsid w:val="5FB5A281"/>
    <w:rsid w:val="5FC914AF"/>
    <w:rsid w:val="6012E122"/>
    <w:rsid w:val="6042A9EB"/>
    <w:rsid w:val="60704AA0"/>
    <w:rsid w:val="61456349"/>
    <w:rsid w:val="614B515B"/>
    <w:rsid w:val="61567DA3"/>
    <w:rsid w:val="615D2368"/>
    <w:rsid w:val="62040170"/>
    <w:rsid w:val="621C4A9C"/>
    <w:rsid w:val="62797CE7"/>
    <w:rsid w:val="62C5CA65"/>
    <w:rsid w:val="62C7A162"/>
    <w:rsid w:val="62D425A6"/>
    <w:rsid w:val="62ECF997"/>
    <w:rsid w:val="63275ADA"/>
    <w:rsid w:val="637B2E76"/>
    <w:rsid w:val="63AC5C96"/>
    <w:rsid w:val="642F25E2"/>
    <w:rsid w:val="646D8834"/>
    <w:rsid w:val="647E9B32"/>
    <w:rsid w:val="64C0BA78"/>
    <w:rsid w:val="64CC5EED"/>
    <w:rsid w:val="65441A96"/>
    <w:rsid w:val="657699DE"/>
    <w:rsid w:val="65B36FD0"/>
    <w:rsid w:val="65D6AA7A"/>
    <w:rsid w:val="6623C9B7"/>
    <w:rsid w:val="664F8C78"/>
    <w:rsid w:val="669645BD"/>
    <w:rsid w:val="6700ECA6"/>
    <w:rsid w:val="670142CA"/>
    <w:rsid w:val="6766B00B"/>
    <w:rsid w:val="676C25C9"/>
    <w:rsid w:val="6777F67C"/>
    <w:rsid w:val="67D897F0"/>
    <w:rsid w:val="68026508"/>
    <w:rsid w:val="6910CCFE"/>
    <w:rsid w:val="69374AAB"/>
    <w:rsid w:val="69A0D21B"/>
    <w:rsid w:val="69A99184"/>
    <w:rsid w:val="69C6E2FE"/>
    <w:rsid w:val="6A29D89A"/>
    <w:rsid w:val="6A2B9B7C"/>
    <w:rsid w:val="6AD6D990"/>
    <w:rsid w:val="6ADC2EB0"/>
    <w:rsid w:val="6B2F5AD2"/>
    <w:rsid w:val="6B380048"/>
    <w:rsid w:val="6B3BCA43"/>
    <w:rsid w:val="6B439ED6"/>
    <w:rsid w:val="6B95254C"/>
    <w:rsid w:val="6BA34313"/>
    <w:rsid w:val="6BBFE527"/>
    <w:rsid w:val="6BCCA25A"/>
    <w:rsid w:val="6BFED77D"/>
    <w:rsid w:val="6C48EB01"/>
    <w:rsid w:val="6C79CF22"/>
    <w:rsid w:val="6D0DF32D"/>
    <w:rsid w:val="6D20859C"/>
    <w:rsid w:val="6D2573DD"/>
    <w:rsid w:val="6D48242A"/>
    <w:rsid w:val="6D48DA09"/>
    <w:rsid w:val="6DBA786F"/>
    <w:rsid w:val="6DD6B0C9"/>
    <w:rsid w:val="6DDA3F6E"/>
    <w:rsid w:val="6E16D628"/>
    <w:rsid w:val="6E19FD48"/>
    <w:rsid w:val="6E356FE3"/>
    <w:rsid w:val="6EB235B2"/>
    <w:rsid w:val="6EE410C1"/>
    <w:rsid w:val="6F2D2C11"/>
    <w:rsid w:val="6F6C33A9"/>
    <w:rsid w:val="6F84C53A"/>
    <w:rsid w:val="6FB6091D"/>
    <w:rsid w:val="6FBA9343"/>
    <w:rsid w:val="70082A4B"/>
    <w:rsid w:val="70198852"/>
    <w:rsid w:val="7038AB1B"/>
    <w:rsid w:val="70CC37DB"/>
    <w:rsid w:val="71B89A9D"/>
    <w:rsid w:val="71C493D6"/>
    <w:rsid w:val="71F51BF5"/>
    <w:rsid w:val="71F7A2D5"/>
    <w:rsid w:val="71F824E9"/>
    <w:rsid w:val="72194FC2"/>
    <w:rsid w:val="721FF965"/>
    <w:rsid w:val="7241FCF4"/>
    <w:rsid w:val="7257E1BC"/>
    <w:rsid w:val="72DA9D90"/>
    <w:rsid w:val="72EC77E9"/>
    <w:rsid w:val="72FC965A"/>
    <w:rsid w:val="7320EC20"/>
    <w:rsid w:val="73792954"/>
    <w:rsid w:val="7405CA8E"/>
    <w:rsid w:val="7467A6CF"/>
    <w:rsid w:val="74879105"/>
    <w:rsid w:val="7543A570"/>
    <w:rsid w:val="7573F341"/>
    <w:rsid w:val="75EE7FE4"/>
    <w:rsid w:val="766E00A8"/>
    <w:rsid w:val="76B39C22"/>
    <w:rsid w:val="76E5B761"/>
    <w:rsid w:val="773775D6"/>
    <w:rsid w:val="77F38511"/>
    <w:rsid w:val="78149050"/>
    <w:rsid w:val="788575DC"/>
    <w:rsid w:val="7885835D"/>
    <w:rsid w:val="78D09622"/>
    <w:rsid w:val="79C18BA6"/>
    <w:rsid w:val="79C5476B"/>
    <w:rsid w:val="79CD9B2D"/>
    <w:rsid w:val="7A184911"/>
    <w:rsid w:val="7A54569E"/>
    <w:rsid w:val="7A823E46"/>
    <w:rsid w:val="7ABB9C66"/>
    <w:rsid w:val="7ABCCED8"/>
    <w:rsid w:val="7B35AC42"/>
    <w:rsid w:val="7B64407A"/>
    <w:rsid w:val="7B70EB76"/>
    <w:rsid w:val="7BB42BCE"/>
    <w:rsid w:val="7C30C5C5"/>
    <w:rsid w:val="7C33B383"/>
    <w:rsid w:val="7C9A0D84"/>
    <w:rsid w:val="7CA0D7BF"/>
    <w:rsid w:val="7CD17708"/>
    <w:rsid w:val="7CED82B2"/>
    <w:rsid w:val="7D09C345"/>
    <w:rsid w:val="7D579A75"/>
    <w:rsid w:val="7DE7BF3B"/>
    <w:rsid w:val="7E518C88"/>
    <w:rsid w:val="7F1F5774"/>
    <w:rsid w:val="7F228508"/>
    <w:rsid w:val="7F9E08EC"/>
    <w:rsid w:val="7FB09DD5"/>
    <w:rsid w:val="7FB5310B"/>
    <w:rsid w:val="7FB6F1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9ABC"/>
  <w15:chartTrackingRefBased/>
  <w15:docId w15:val="{649985C9-E34C-44AD-A77C-95796B2C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rsid w:val="070C4BB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70C4BB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berschrift3">
    <w:name w:val="heading 3"/>
    <w:basedOn w:val="Standard"/>
    <w:next w:val="Standard"/>
    <w:uiPriority w:val="9"/>
    <w:unhideWhenUsed/>
    <w:qFormat/>
    <w:rsid w:val="070C4BBF"/>
    <w:pPr>
      <w:keepNext/>
      <w:keepLines/>
      <w:spacing w:before="160" w:after="80"/>
      <w:outlineLvl w:val="2"/>
    </w:pPr>
    <w:rPr>
      <w:rFonts w:eastAsiaTheme="majorEastAsia" w:cstheme="majorBidi"/>
      <w:color w:val="2F5496" w:themeColor="accent1" w:themeShade="BF"/>
      <w:sz w:val="28"/>
      <w:szCs w:val="2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0C2CD1"/>
    <w:pPr>
      <w:ind w:left="720"/>
      <w:contextualSpacing/>
    </w:pPr>
  </w:style>
  <w:style w:type="character" w:styleId="Kommentarzeichen">
    <w:name w:val="annotation reference"/>
    <w:basedOn w:val="Absatz-Standardschriftart"/>
    <w:uiPriority w:val="99"/>
    <w:semiHidden/>
    <w:unhideWhenUsed/>
    <w:rsid w:val="004C15D9"/>
    <w:rPr>
      <w:sz w:val="16"/>
      <w:szCs w:val="16"/>
    </w:rPr>
  </w:style>
  <w:style w:type="paragraph" w:styleId="Kommentartext">
    <w:name w:val="annotation text"/>
    <w:basedOn w:val="Standard"/>
    <w:link w:val="KommentartextZchn"/>
    <w:uiPriority w:val="99"/>
    <w:unhideWhenUsed/>
    <w:rsid w:val="004C15D9"/>
    <w:pPr>
      <w:spacing w:line="240" w:lineRule="auto"/>
    </w:pPr>
    <w:rPr>
      <w:sz w:val="20"/>
      <w:szCs w:val="20"/>
    </w:rPr>
  </w:style>
  <w:style w:type="character" w:styleId="KommentartextZchn" w:customStyle="1">
    <w:name w:val="Kommentartext Zchn"/>
    <w:basedOn w:val="Absatz-Standardschriftart"/>
    <w:link w:val="Kommentartext"/>
    <w:uiPriority w:val="99"/>
    <w:rsid w:val="004C15D9"/>
    <w:rPr>
      <w:sz w:val="20"/>
      <w:szCs w:val="20"/>
    </w:rPr>
  </w:style>
  <w:style w:type="paragraph" w:styleId="Kommentarthema">
    <w:name w:val="annotation subject"/>
    <w:basedOn w:val="Kommentartext"/>
    <w:next w:val="Kommentartext"/>
    <w:link w:val="KommentarthemaZchn"/>
    <w:uiPriority w:val="99"/>
    <w:semiHidden/>
    <w:unhideWhenUsed/>
    <w:rsid w:val="004C15D9"/>
    <w:rPr>
      <w:b/>
      <w:bCs/>
    </w:rPr>
  </w:style>
  <w:style w:type="character" w:styleId="KommentarthemaZchn" w:customStyle="1">
    <w:name w:val="Kommentarthema Zchn"/>
    <w:basedOn w:val="KommentartextZchn"/>
    <w:link w:val="Kommentarthema"/>
    <w:uiPriority w:val="99"/>
    <w:semiHidden/>
    <w:rsid w:val="004C15D9"/>
    <w:rPr>
      <w:b/>
      <w:bCs/>
      <w:sz w:val="20"/>
      <w:szCs w:val="20"/>
    </w:rPr>
  </w:style>
  <w:style w:type="table" w:styleId="Tabellenraster">
    <w:name w:val="Table Grid"/>
    <w:basedOn w:val="NormaleTabelle"/>
    <w:uiPriority w:val="39"/>
    <w:rsid w:val="00AC27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Untertitel">
    <w:name w:val="Subtitle"/>
    <w:basedOn w:val="Standard"/>
    <w:next w:val="Standard"/>
    <w:uiPriority w:val="11"/>
    <w:qFormat/>
    <w:rsid w:val="070C4BBF"/>
    <w:rPr>
      <w:rFonts w:eastAsiaTheme="majorEastAsia" w:cstheme="majorBidi"/>
      <w:color w:val="595959" w:themeColor="text1" w:themeTint="A6"/>
      <w:sz w:val="28"/>
      <w:szCs w:val="28"/>
    </w:rPr>
  </w:style>
  <w:style w:type="character" w:styleId="berschrift2Zchn" w:customStyle="1">
    <w:name w:val="Überschrift 2 Zchn"/>
    <w:basedOn w:val="Absatz-Standardschriftart"/>
    <w:link w:val="berschrift2"/>
    <w:uiPriority w:val="9"/>
    <w:rsid w:val="070C4BBF"/>
    <w:rPr>
      <w:rFonts w:asciiTheme="majorHAnsi" w:hAnsiTheme="majorHAnsi" w:eastAsiaTheme="majorEastAsia" w:cstheme="majorBidi"/>
      <w:color w:val="2F5496" w:themeColor="accent1" w:themeShade="BF"/>
      <w:sz w:val="32"/>
      <w:szCs w:val="32"/>
    </w:rPr>
  </w:style>
  <w:style w:type="paragraph" w:styleId="Verzeichnis2">
    <w:name w:val="toc 2"/>
    <w:basedOn w:val="Standard"/>
    <w:next w:val="Standard"/>
    <w:uiPriority w:val="39"/>
    <w:unhideWhenUsed/>
    <w:rsid w:val="070C4BBF"/>
    <w:pPr>
      <w:spacing w:after="100"/>
      <w:ind w:left="220"/>
    </w:pPr>
  </w:style>
  <w:style w:type="character" w:styleId="Hyperlink">
    <w:name w:val="Hyperlink"/>
    <w:basedOn w:val="Absatz-Standardschriftart"/>
    <w:uiPriority w:val="99"/>
    <w:unhideWhenUsed/>
    <w:rsid w:val="070C4BBF"/>
    <w:rPr>
      <w:color w:val="0563C1"/>
      <w:u w:val="single"/>
    </w:rPr>
  </w:style>
  <w:style w:type="paragraph" w:styleId="Verzeichnis1">
    <w:name w:val="toc 1"/>
    <w:basedOn w:val="Standard"/>
    <w:next w:val="Standard"/>
    <w:uiPriority w:val="39"/>
    <w:unhideWhenUsed/>
    <w:rsid w:val="070C4BBF"/>
    <w:pPr>
      <w:spacing w:after="100"/>
    </w:pPr>
  </w:style>
  <w:style w:type="paragraph" w:styleId="Verzeichnis3">
    <w:name w:val="toc 3"/>
    <w:basedOn w:val="Standard"/>
    <w:next w:val="Standard"/>
    <w:uiPriority w:val="39"/>
    <w:unhideWhenUsed/>
    <w:rsid w:val="070C4BBF"/>
    <w:pPr>
      <w:spacing w:after="100"/>
      <w:ind w:left="440"/>
    </w:pPr>
  </w:style>
  <w:style w:type="paragraph" w:styleId="berarbeitung">
    <w:name w:val="Revision"/>
    <w:hidden/>
    <w:uiPriority w:val="99"/>
    <w:semiHidden/>
    <w:rsid w:val="00C5320C"/>
    <w:pPr>
      <w:spacing w:after="0" w:line="240" w:lineRule="auto"/>
    </w:pPr>
  </w:style>
  <w:style w:type="character" w:styleId="NichtaufgelsteErwhnung">
    <w:name w:val="Unresolved Mention"/>
    <w:basedOn w:val="Absatz-Standardschriftart"/>
    <w:uiPriority w:val="99"/>
    <w:semiHidden/>
    <w:unhideWhenUsed/>
    <w:rsid w:val="006B3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541217">
      <w:bodyDiv w:val="1"/>
      <w:marLeft w:val="0"/>
      <w:marRight w:val="0"/>
      <w:marTop w:val="0"/>
      <w:marBottom w:val="0"/>
      <w:divBdr>
        <w:top w:val="none" w:sz="0" w:space="0" w:color="auto"/>
        <w:left w:val="none" w:sz="0" w:space="0" w:color="auto"/>
        <w:bottom w:val="none" w:sz="0" w:space="0" w:color="auto"/>
        <w:right w:val="none" w:sz="0" w:space="0" w:color="auto"/>
      </w:divBdr>
      <w:divsChild>
        <w:div w:id="473451348">
          <w:marLeft w:val="1267"/>
          <w:marRight w:val="0"/>
          <w:marTop w:val="100"/>
          <w:marBottom w:val="0"/>
          <w:divBdr>
            <w:top w:val="none" w:sz="0" w:space="0" w:color="auto"/>
            <w:left w:val="none" w:sz="0" w:space="0" w:color="auto"/>
            <w:bottom w:val="none" w:sz="0" w:space="0" w:color="auto"/>
            <w:right w:val="none" w:sz="0" w:space="0" w:color="auto"/>
          </w:divBdr>
        </w:div>
        <w:div w:id="571426555">
          <w:marLeft w:val="1267"/>
          <w:marRight w:val="0"/>
          <w:marTop w:val="100"/>
          <w:marBottom w:val="0"/>
          <w:divBdr>
            <w:top w:val="none" w:sz="0" w:space="0" w:color="auto"/>
            <w:left w:val="none" w:sz="0" w:space="0" w:color="auto"/>
            <w:bottom w:val="none" w:sz="0" w:space="0" w:color="auto"/>
            <w:right w:val="none" w:sz="0" w:space="0" w:color="auto"/>
          </w:divBdr>
        </w:div>
        <w:div w:id="792097157">
          <w:marLeft w:val="1267"/>
          <w:marRight w:val="0"/>
          <w:marTop w:val="100"/>
          <w:marBottom w:val="0"/>
          <w:divBdr>
            <w:top w:val="none" w:sz="0" w:space="0" w:color="auto"/>
            <w:left w:val="none" w:sz="0" w:space="0" w:color="auto"/>
            <w:bottom w:val="none" w:sz="0" w:space="0" w:color="auto"/>
            <w:right w:val="none" w:sz="0" w:space="0" w:color="auto"/>
          </w:divBdr>
        </w:div>
        <w:div w:id="815338932">
          <w:marLeft w:val="547"/>
          <w:marRight w:val="0"/>
          <w:marTop w:val="200"/>
          <w:marBottom w:val="0"/>
          <w:divBdr>
            <w:top w:val="none" w:sz="0" w:space="0" w:color="auto"/>
            <w:left w:val="none" w:sz="0" w:space="0" w:color="auto"/>
            <w:bottom w:val="none" w:sz="0" w:space="0" w:color="auto"/>
            <w:right w:val="none" w:sz="0" w:space="0" w:color="auto"/>
          </w:divBdr>
        </w:div>
        <w:div w:id="891818026">
          <w:marLeft w:val="1267"/>
          <w:marRight w:val="0"/>
          <w:marTop w:val="100"/>
          <w:marBottom w:val="0"/>
          <w:divBdr>
            <w:top w:val="none" w:sz="0" w:space="0" w:color="auto"/>
            <w:left w:val="none" w:sz="0" w:space="0" w:color="auto"/>
            <w:bottom w:val="none" w:sz="0" w:space="0" w:color="auto"/>
            <w:right w:val="none" w:sz="0" w:space="0" w:color="auto"/>
          </w:divBdr>
        </w:div>
        <w:div w:id="1068455308">
          <w:marLeft w:val="1267"/>
          <w:marRight w:val="0"/>
          <w:marTop w:val="100"/>
          <w:marBottom w:val="0"/>
          <w:divBdr>
            <w:top w:val="none" w:sz="0" w:space="0" w:color="auto"/>
            <w:left w:val="none" w:sz="0" w:space="0" w:color="auto"/>
            <w:bottom w:val="none" w:sz="0" w:space="0" w:color="auto"/>
            <w:right w:val="none" w:sz="0" w:space="0" w:color="auto"/>
          </w:divBdr>
        </w:div>
        <w:div w:id="1072040485">
          <w:marLeft w:val="1267"/>
          <w:marRight w:val="0"/>
          <w:marTop w:val="100"/>
          <w:marBottom w:val="0"/>
          <w:divBdr>
            <w:top w:val="none" w:sz="0" w:space="0" w:color="auto"/>
            <w:left w:val="none" w:sz="0" w:space="0" w:color="auto"/>
            <w:bottom w:val="none" w:sz="0" w:space="0" w:color="auto"/>
            <w:right w:val="none" w:sz="0" w:space="0" w:color="auto"/>
          </w:divBdr>
        </w:div>
        <w:div w:id="1140879620">
          <w:marLeft w:val="1267"/>
          <w:marRight w:val="0"/>
          <w:marTop w:val="100"/>
          <w:marBottom w:val="0"/>
          <w:divBdr>
            <w:top w:val="none" w:sz="0" w:space="0" w:color="auto"/>
            <w:left w:val="none" w:sz="0" w:space="0" w:color="auto"/>
            <w:bottom w:val="none" w:sz="0" w:space="0" w:color="auto"/>
            <w:right w:val="none" w:sz="0" w:space="0" w:color="auto"/>
          </w:divBdr>
        </w:div>
        <w:div w:id="1347904171">
          <w:marLeft w:val="1267"/>
          <w:marRight w:val="0"/>
          <w:marTop w:val="100"/>
          <w:marBottom w:val="0"/>
          <w:divBdr>
            <w:top w:val="none" w:sz="0" w:space="0" w:color="auto"/>
            <w:left w:val="none" w:sz="0" w:space="0" w:color="auto"/>
            <w:bottom w:val="none" w:sz="0" w:space="0" w:color="auto"/>
            <w:right w:val="none" w:sz="0" w:space="0" w:color="auto"/>
          </w:divBdr>
        </w:div>
        <w:div w:id="1436636022">
          <w:marLeft w:val="547"/>
          <w:marRight w:val="0"/>
          <w:marTop w:val="200"/>
          <w:marBottom w:val="0"/>
          <w:divBdr>
            <w:top w:val="none" w:sz="0" w:space="0" w:color="auto"/>
            <w:left w:val="none" w:sz="0" w:space="0" w:color="auto"/>
            <w:bottom w:val="none" w:sz="0" w:space="0" w:color="auto"/>
            <w:right w:val="none" w:sz="0" w:space="0" w:color="auto"/>
          </w:divBdr>
        </w:div>
        <w:div w:id="1599634844">
          <w:marLeft w:val="1267"/>
          <w:marRight w:val="0"/>
          <w:marTop w:val="100"/>
          <w:marBottom w:val="0"/>
          <w:divBdr>
            <w:top w:val="none" w:sz="0" w:space="0" w:color="auto"/>
            <w:left w:val="none" w:sz="0" w:space="0" w:color="auto"/>
            <w:bottom w:val="none" w:sz="0" w:space="0" w:color="auto"/>
            <w:right w:val="none" w:sz="0" w:space="0" w:color="auto"/>
          </w:divBdr>
        </w:div>
        <w:div w:id="1616249229">
          <w:marLeft w:val="1267"/>
          <w:marRight w:val="0"/>
          <w:marTop w:val="100"/>
          <w:marBottom w:val="0"/>
          <w:divBdr>
            <w:top w:val="none" w:sz="0" w:space="0" w:color="auto"/>
            <w:left w:val="none" w:sz="0" w:space="0" w:color="auto"/>
            <w:bottom w:val="none" w:sz="0" w:space="0" w:color="auto"/>
            <w:right w:val="none" w:sz="0" w:space="0" w:color="auto"/>
          </w:divBdr>
        </w:div>
        <w:div w:id="1628273722">
          <w:marLeft w:val="1267"/>
          <w:marRight w:val="0"/>
          <w:marTop w:val="100"/>
          <w:marBottom w:val="0"/>
          <w:divBdr>
            <w:top w:val="none" w:sz="0" w:space="0" w:color="auto"/>
            <w:left w:val="none" w:sz="0" w:space="0" w:color="auto"/>
            <w:bottom w:val="none" w:sz="0" w:space="0" w:color="auto"/>
            <w:right w:val="none" w:sz="0" w:space="0" w:color="auto"/>
          </w:divBdr>
        </w:div>
        <w:div w:id="1749106856">
          <w:marLeft w:val="547"/>
          <w:marRight w:val="0"/>
          <w:marTop w:val="200"/>
          <w:marBottom w:val="0"/>
          <w:divBdr>
            <w:top w:val="none" w:sz="0" w:space="0" w:color="auto"/>
            <w:left w:val="none" w:sz="0" w:space="0" w:color="auto"/>
            <w:bottom w:val="none" w:sz="0" w:space="0" w:color="auto"/>
            <w:right w:val="none" w:sz="0" w:space="0" w:color="auto"/>
          </w:divBdr>
        </w:div>
        <w:div w:id="1753233553">
          <w:marLeft w:val="1267"/>
          <w:marRight w:val="0"/>
          <w:marTop w:val="100"/>
          <w:marBottom w:val="0"/>
          <w:divBdr>
            <w:top w:val="none" w:sz="0" w:space="0" w:color="auto"/>
            <w:left w:val="none" w:sz="0" w:space="0" w:color="auto"/>
            <w:bottom w:val="none" w:sz="0" w:space="0" w:color="auto"/>
            <w:right w:val="none" w:sz="0" w:space="0" w:color="auto"/>
          </w:divBdr>
        </w:div>
        <w:div w:id="1806046607">
          <w:marLeft w:val="547"/>
          <w:marRight w:val="0"/>
          <w:marTop w:val="200"/>
          <w:marBottom w:val="0"/>
          <w:divBdr>
            <w:top w:val="none" w:sz="0" w:space="0" w:color="auto"/>
            <w:left w:val="none" w:sz="0" w:space="0" w:color="auto"/>
            <w:bottom w:val="none" w:sz="0" w:space="0" w:color="auto"/>
            <w:right w:val="none" w:sz="0" w:space="0" w:color="auto"/>
          </w:divBdr>
        </w:div>
        <w:div w:id="1809542401">
          <w:marLeft w:val="1267"/>
          <w:marRight w:val="0"/>
          <w:marTop w:val="100"/>
          <w:marBottom w:val="0"/>
          <w:divBdr>
            <w:top w:val="none" w:sz="0" w:space="0" w:color="auto"/>
            <w:left w:val="none" w:sz="0" w:space="0" w:color="auto"/>
            <w:bottom w:val="none" w:sz="0" w:space="0" w:color="auto"/>
            <w:right w:val="none" w:sz="0" w:space="0" w:color="auto"/>
          </w:divBdr>
        </w:div>
        <w:div w:id="1826897908">
          <w:marLeft w:val="1267"/>
          <w:marRight w:val="0"/>
          <w:marTop w:val="100"/>
          <w:marBottom w:val="0"/>
          <w:divBdr>
            <w:top w:val="none" w:sz="0" w:space="0" w:color="auto"/>
            <w:left w:val="none" w:sz="0" w:space="0" w:color="auto"/>
            <w:bottom w:val="none" w:sz="0" w:space="0" w:color="auto"/>
            <w:right w:val="none" w:sz="0" w:space="0" w:color="auto"/>
          </w:divBdr>
        </w:div>
        <w:div w:id="1829324101">
          <w:marLeft w:val="547"/>
          <w:marRight w:val="0"/>
          <w:marTop w:val="200"/>
          <w:marBottom w:val="0"/>
          <w:divBdr>
            <w:top w:val="none" w:sz="0" w:space="0" w:color="auto"/>
            <w:left w:val="none" w:sz="0" w:space="0" w:color="auto"/>
            <w:bottom w:val="none" w:sz="0" w:space="0" w:color="auto"/>
            <w:right w:val="none" w:sz="0" w:space="0" w:color="auto"/>
          </w:divBdr>
        </w:div>
        <w:div w:id="2005738424">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20/10/relationships/intelligence" Target="intelligence2.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Pizarro Blanco, José</dc:creator>
  <keywords/>
  <dc:description/>
  <lastModifiedBy>Pizarro Blanco, José</lastModifiedBy>
  <revision>101</revision>
  <dcterms:created xsi:type="dcterms:W3CDTF">2025-08-01T08:14:00.0000000Z</dcterms:created>
  <dcterms:modified xsi:type="dcterms:W3CDTF">2025-12-12T12:12:54.8538483Z</dcterms:modified>
</coreProperties>
</file>